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08A57C" w14:textId="77777777" w:rsidR="00CB4B7B" w:rsidRPr="007E1467" w:rsidRDefault="00CB4B7B" w:rsidP="00991A87">
      <w:pPr>
        <w:spacing w:line="240" w:lineRule="auto"/>
        <w:jc w:val="center"/>
      </w:pPr>
      <w:r w:rsidRPr="007E1467">
        <w:rPr>
          <w:noProof/>
        </w:rPr>
        <w:drawing>
          <wp:inline distT="0" distB="0" distL="0" distR="0" wp14:anchorId="43679A11" wp14:editId="788E4ECC">
            <wp:extent cx="1280160" cy="142097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urapha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393" cy="143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5804" w14:textId="77777777" w:rsidR="00CB4B7B" w:rsidRPr="007E1467" w:rsidRDefault="00CB4B7B" w:rsidP="00991A87">
      <w:pPr>
        <w:pStyle w:val="Title"/>
        <w:spacing w:line="240" w:lineRule="auto"/>
        <w:rPr>
          <w:b w:val="0"/>
          <w:bCs w:val="0"/>
          <w:sz w:val="32"/>
          <w:szCs w:val="32"/>
        </w:rPr>
      </w:pPr>
    </w:p>
    <w:p w14:paraId="675A86B7" w14:textId="77777777" w:rsidR="00CB4B7B" w:rsidRPr="0017145E" w:rsidRDefault="00CB4B7B" w:rsidP="00991A87">
      <w:pPr>
        <w:pStyle w:val="Title"/>
        <w:spacing w:line="240" w:lineRule="auto"/>
      </w:pPr>
      <w:r w:rsidRPr="0017145E">
        <w:rPr>
          <w:cs/>
        </w:rPr>
        <w:t>รายงานปฏิบัติงานสหกิจศึกษา</w:t>
      </w:r>
    </w:p>
    <w:p w14:paraId="16EEFEAA" w14:textId="77777777" w:rsidR="00CB4B7B" w:rsidRPr="00F111B7" w:rsidRDefault="00CB4B7B" w:rsidP="00991A87">
      <w:pPr>
        <w:spacing w:line="240" w:lineRule="auto"/>
        <w:ind w:left="-180" w:right="-154"/>
        <w:jc w:val="center"/>
        <w:rPr>
          <w:b/>
          <w:bCs/>
          <w:sz w:val="40"/>
          <w:szCs w:val="40"/>
        </w:rPr>
      </w:pPr>
      <w:r w:rsidRPr="00F111B7">
        <w:rPr>
          <w:b/>
          <w:bCs/>
          <w:sz w:val="40"/>
          <w:szCs w:val="40"/>
          <w:cs/>
        </w:rPr>
        <w:t>ระบบ</w:t>
      </w:r>
      <w:r w:rsidR="00F111B7" w:rsidRPr="00F111B7">
        <w:rPr>
          <w:rFonts w:hint="cs"/>
          <w:b/>
          <w:bCs/>
          <w:sz w:val="40"/>
          <w:szCs w:val="40"/>
          <w:cs/>
        </w:rPr>
        <w:t>การจัดการห้องสมุด</w:t>
      </w:r>
    </w:p>
    <w:p w14:paraId="69AC6D9D" w14:textId="77777777" w:rsidR="00CB4B7B" w:rsidRPr="00102C99" w:rsidRDefault="00CB4B7B" w:rsidP="00991A87">
      <w:pPr>
        <w:spacing w:line="240" w:lineRule="auto"/>
        <w:rPr>
          <w:b/>
          <w:bCs/>
          <w:color w:val="000000" w:themeColor="text1"/>
        </w:rPr>
      </w:pPr>
    </w:p>
    <w:p w14:paraId="16F6002C" w14:textId="77777777" w:rsidR="00CB4B7B" w:rsidRPr="00102C99" w:rsidRDefault="00CB4B7B" w:rsidP="00991A87">
      <w:pPr>
        <w:spacing w:line="240" w:lineRule="auto"/>
        <w:rPr>
          <w:b/>
          <w:bCs/>
          <w:color w:val="000000" w:themeColor="text1"/>
        </w:rPr>
      </w:pPr>
    </w:p>
    <w:p w14:paraId="76714D2E" w14:textId="77777777" w:rsidR="00CB4B7B" w:rsidRPr="00102C99" w:rsidRDefault="00CB4B7B" w:rsidP="00991A87">
      <w:pPr>
        <w:spacing w:line="240" w:lineRule="auto"/>
        <w:rPr>
          <w:b/>
          <w:bCs/>
          <w:color w:val="000000" w:themeColor="text1"/>
        </w:rPr>
      </w:pPr>
    </w:p>
    <w:p w14:paraId="73AADC90" w14:textId="77777777" w:rsidR="00CB4B7B" w:rsidRPr="00F111B7" w:rsidRDefault="00F111B7" w:rsidP="00991A87">
      <w:pPr>
        <w:pStyle w:val="Subtitle"/>
        <w:spacing w:line="240" w:lineRule="auto"/>
        <w:rPr>
          <w:rStyle w:val="SubtleEmphasis"/>
          <w:b/>
          <w:bCs/>
          <w:color w:val="auto"/>
          <w:cs/>
        </w:rPr>
      </w:pPr>
      <w:r w:rsidRPr="00F111B7">
        <w:rPr>
          <w:rStyle w:val="SubtleEmphasis"/>
          <w:rFonts w:hint="cs"/>
          <w:b/>
          <w:bCs/>
          <w:color w:val="auto"/>
          <w:cs/>
        </w:rPr>
        <w:t>ชัยวิทย์ รัตนะธรรมมากร</w:t>
      </w:r>
    </w:p>
    <w:p w14:paraId="7CDC6E14" w14:textId="77777777" w:rsidR="00CB4B7B" w:rsidRPr="00102C99" w:rsidRDefault="00CB4B7B" w:rsidP="004D57AD">
      <w:pPr>
        <w:pStyle w:val="Subtitle"/>
        <w:spacing w:line="240" w:lineRule="auto"/>
        <w:jc w:val="both"/>
        <w:rPr>
          <w:b/>
          <w:bCs/>
          <w:color w:val="000000" w:themeColor="text1"/>
          <w:sz w:val="32"/>
          <w:szCs w:val="32"/>
        </w:rPr>
      </w:pPr>
    </w:p>
    <w:p w14:paraId="2F77F984" w14:textId="77777777" w:rsidR="00CB4B7B" w:rsidRPr="00102C99" w:rsidRDefault="00CB4B7B" w:rsidP="00991A87">
      <w:pPr>
        <w:spacing w:line="240" w:lineRule="auto"/>
        <w:rPr>
          <w:b/>
          <w:bCs/>
          <w:color w:val="000000" w:themeColor="text1"/>
        </w:rPr>
      </w:pPr>
    </w:p>
    <w:p w14:paraId="28AC075C" w14:textId="77777777" w:rsidR="00CB4B7B" w:rsidRPr="00102C99" w:rsidRDefault="00CB4B7B" w:rsidP="00991A87">
      <w:pPr>
        <w:spacing w:line="240" w:lineRule="auto"/>
        <w:rPr>
          <w:b/>
          <w:bCs/>
          <w:color w:val="000000" w:themeColor="text1"/>
        </w:rPr>
      </w:pPr>
    </w:p>
    <w:p w14:paraId="6AA3160F" w14:textId="77777777" w:rsidR="00CB4B7B" w:rsidRPr="00102C99" w:rsidRDefault="00CB4B7B" w:rsidP="00991A87">
      <w:pPr>
        <w:pStyle w:val="Subtitle"/>
        <w:spacing w:line="240" w:lineRule="auto"/>
        <w:rPr>
          <w:rStyle w:val="SubtleEmphasis"/>
          <w:b/>
          <w:bCs/>
          <w:color w:val="000000" w:themeColor="text1"/>
        </w:rPr>
      </w:pPr>
      <w:r w:rsidRPr="00102C99">
        <w:rPr>
          <w:rStyle w:val="SubtleEmphasis"/>
          <w:b/>
          <w:bCs/>
          <w:color w:val="000000" w:themeColor="text1"/>
          <w:cs/>
        </w:rPr>
        <w:t>สถานที่ปฏิบัติงาน</w:t>
      </w:r>
    </w:p>
    <w:p w14:paraId="0D921BCA" w14:textId="77777777" w:rsidR="00102C99" w:rsidRPr="00F111B7" w:rsidRDefault="00F111B7" w:rsidP="00991A87">
      <w:pPr>
        <w:pStyle w:val="Subtitle"/>
        <w:spacing w:line="240" w:lineRule="auto"/>
        <w:rPr>
          <w:b/>
          <w:bCs/>
          <w:color w:val="auto"/>
          <w:sz w:val="36"/>
          <w:szCs w:val="36"/>
        </w:rPr>
      </w:pPr>
      <w:r w:rsidRPr="00F111B7">
        <w:rPr>
          <w:rFonts w:hint="cs"/>
          <w:b/>
          <w:bCs/>
          <w:color w:val="auto"/>
          <w:sz w:val="36"/>
          <w:szCs w:val="36"/>
          <w:cs/>
        </w:rPr>
        <w:t>บริษัท สยาม เด็นโซ่ แมนูแฟคเจอริ่ง จำกัด</w:t>
      </w:r>
    </w:p>
    <w:p w14:paraId="3940BBCC" w14:textId="77777777" w:rsidR="00CB4B7B" w:rsidRPr="00102C99" w:rsidRDefault="00CB4B7B" w:rsidP="00991A87">
      <w:pPr>
        <w:spacing w:line="240" w:lineRule="auto"/>
        <w:rPr>
          <w:color w:val="FF0000"/>
          <w:sz w:val="36"/>
          <w:szCs w:val="36"/>
        </w:rPr>
      </w:pPr>
    </w:p>
    <w:p w14:paraId="0371496B" w14:textId="77777777" w:rsidR="00CB4B7B" w:rsidRDefault="00CB4B7B" w:rsidP="00991A87">
      <w:pPr>
        <w:pStyle w:val="a3"/>
        <w:spacing w:line="240" w:lineRule="auto"/>
        <w:jc w:val="both"/>
      </w:pPr>
    </w:p>
    <w:p w14:paraId="2C1A4C37" w14:textId="77777777" w:rsidR="00991A87" w:rsidRPr="007E1467" w:rsidRDefault="00991A87" w:rsidP="00991A87">
      <w:pPr>
        <w:pStyle w:val="a3"/>
        <w:spacing w:line="240" w:lineRule="auto"/>
        <w:jc w:val="both"/>
      </w:pPr>
    </w:p>
    <w:p w14:paraId="07EA9241" w14:textId="77777777" w:rsidR="00CB4B7B" w:rsidRPr="0017145E" w:rsidRDefault="00CB4B7B" w:rsidP="00991A87">
      <w:pPr>
        <w:pStyle w:val="a3"/>
        <w:spacing w:line="240" w:lineRule="auto"/>
        <w:rPr>
          <w:b/>
          <w:bCs/>
        </w:rPr>
      </w:pPr>
      <w:r w:rsidRPr="0017145E">
        <w:rPr>
          <w:b/>
          <w:bCs/>
          <w:cs/>
        </w:rPr>
        <w:t>รายงานนี้เป็นส่วนหนึ่งของวิชาสหกิจศึกษา หลักสูตรปริญญาวิทยาศาสตรบัณฑิต</w:t>
      </w:r>
    </w:p>
    <w:p w14:paraId="4CF98AE6" w14:textId="77777777" w:rsidR="00CB4B7B" w:rsidRPr="0017145E" w:rsidRDefault="00CB4B7B" w:rsidP="00991A87">
      <w:pPr>
        <w:pStyle w:val="a3"/>
        <w:spacing w:line="240" w:lineRule="auto"/>
        <w:rPr>
          <w:b/>
          <w:bCs/>
        </w:rPr>
      </w:pPr>
      <w:r w:rsidRPr="0017145E">
        <w:rPr>
          <w:b/>
          <w:bCs/>
          <w:cs/>
        </w:rPr>
        <w:t>สาขาวิชาวิศวกรรมซอฟต์แวร์ คณะวิทยาการสารสนเทศ  มหาวิทยาลัยบูรพา</w:t>
      </w:r>
    </w:p>
    <w:p w14:paraId="1C5277BE" w14:textId="77777777" w:rsidR="00CB4B7B" w:rsidRPr="0017145E" w:rsidRDefault="00CB4B7B" w:rsidP="00991A87">
      <w:pPr>
        <w:pStyle w:val="a3"/>
        <w:spacing w:line="240" w:lineRule="auto"/>
        <w:rPr>
          <w:b/>
          <w:bCs/>
        </w:rPr>
      </w:pPr>
      <w:r w:rsidRPr="0017145E">
        <w:rPr>
          <w:b/>
          <w:bCs/>
          <w:cs/>
        </w:rPr>
        <w:t xml:space="preserve">ปีการศึกษา </w:t>
      </w:r>
      <w:r w:rsidR="0072715B">
        <w:rPr>
          <w:b/>
          <w:bCs/>
        </w:rPr>
        <w:t>256</w:t>
      </w:r>
      <w:r w:rsidR="0072715B">
        <w:rPr>
          <w:rFonts w:hint="cs"/>
          <w:b/>
          <w:bCs/>
          <w:cs/>
        </w:rPr>
        <w:t>1</w:t>
      </w:r>
    </w:p>
    <w:p w14:paraId="22C873DD" w14:textId="77777777" w:rsidR="00CB4B7B" w:rsidRPr="0017145E" w:rsidRDefault="00CB4B7B" w:rsidP="00991A87">
      <w:pPr>
        <w:pStyle w:val="a3"/>
        <w:spacing w:line="240" w:lineRule="auto"/>
        <w:rPr>
          <w:b/>
          <w:bCs/>
          <w:cs/>
        </w:rPr>
        <w:sectPr w:rsidR="00CB4B7B" w:rsidRPr="0017145E" w:rsidSect="00232BD9">
          <w:pgSz w:w="11906" w:h="16838" w:code="9"/>
          <w:pgMar w:top="2160" w:right="1152" w:bottom="1008" w:left="1872" w:header="0" w:footer="0" w:gutter="0"/>
          <w:cols w:space="708"/>
          <w:docGrid w:linePitch="435"/>
        </w:sectPr>
      </w:pPr>
      <w:r w:rsidRPr="0017145E">
        <w:rPr>
          <w:b/>
          <w:bCs/>
          <w:cs/>
        </w:rPr>
        <w:t>ลิขสิทธิ์ของคณะวิทยาการสารสนเทศ  มหาวิทยาลัยบูรพา</w:t>
      </w:r>
    </w:p>
    <w:p w14:paraId="7F11B5D4" w14:textId="77777777" w:rsidR="00CB4B7B" w:rsidRPr="0017781C" w:rsidRDefault="00CB4B7B" w:rsidP="00991A87">
      <w:pPr>
        <w:spacing w:line="240" w:lineRule="auto"/>
        <w:jc w:val="center"/>
        <w:rPr>
          <w:b/>
          <w:bCs/>
          <w:sz w:val="44"/>
          <w:szCs w:val="44"/>
        </w:rPr>
      </w:pPr>
      <w:r w:rsidRPr="0017781C">
        <w:rPr>
          <w:b/>
          <w:bCs/>
          <w:sz w:val="44"/>
          <w:szCs w:val="44"/>
        </w:rPr>
        <w:lastRenderedPageBreak/>
        <w:t>COOPERATIVE EDUCATION</w:t>
      </w:r>
    </w:p>
    <w:p w14:paraId="65799055" w14:textId="77777777" w:rsidR="00CB4B7B" w:rsidRPr="00F111B7" w:rsidRDefault="00F111B7" w:rsidP="00991A87">
      <w:pPr>
        <w:spacing w:line="240" w:lineRule="auto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</w:t>
      </w:r>
      <w:r w:rsidRPr="00F111B7">
        <w:rPr>
          <w:b/>
          <w:bCs/>
          <w:sz w:val="40"/>
          <w:szCs w:val="40"/>
        </w:rPr>
        <w:t xml:space="preserve">ibrary </w:t>
      </w:r>
      <w:r>
        <w:rPr>
          <w:b/>
          <w:bCs/>
          <w:sz w:val="40"/>
          <w:szCs w:val="40"/>
        </w:rPr>
        <w:t>M</w:t>
      </w:r>
      <w:r w:rsidRPr="00F111B7">
        <w:rPr>
          <w:b/>
          <w:bCs/>
          <w:sz w:val="40"/>
          <w:szCs w:val="40"/>
        </w:rPr>
        <w:t xml:space="preserve">anagement </w:t>
      </w:r>
      <w:r>
        <w:rPr>
          <w:b/>
          <w:bCs/>
          <w:sz w:val="40"/>
          <w:szCs w:val="40"/>
        </w:rPr>
        <w:t>S</w:t>
      </w:r>
      <w:r w:rsidRPr="00F111B7">
        <w:rPr>
          <w:b/>
          <w:bCs/>
          <w:sz w:val="40"/>
          <w:szCs w:val="40"/>
        </w:rPr>
        <w:t>ystem</w:t>
      </w:r>
      <w:r w:rsidR="00CB4B7B" w:rsidRPr="00F111B7">
        <w:rPr>
          <w:b/>
          <w:bCs/>
          <w:sz w:val="40"/>
          <w:szCs w:val="40"/>
          <w:cs/>
        </w:rPr>
        <w:t xml:space="preserve"> </w:t>
      </w:r>
    </w:p>
    <w:p w14:paraId="03A2F2B6" w14:textId="77777777" w:rsidR="00CB4B7B" w:rsidRPr="0017781C" w:rsidRDefault="00CB4B7B" w:rsidP="00991A87">
      <w:pPr>
        <w:spacing w:line="240" w:lineRule="auto"/>
        <w:jc w:val="center"/>
        <w:rPr>
          <w:b/>
          <w:bCs/>
        </w:rPr>
      </w:pPr>
    </w:p>
    <w:p w14:paraId="1D45DDD3" w14:textId="77777777" w:rsidR="00CB4B7B" w:rsidRDefault="00CB4B7B" w:rsidP="00991A87">
      <w:pPr>
        <w:spacing w:line="240" w:lineRule="auto"/>
        <w:jc w:val="center"/>
        <w:rPr>
          <w:b/>
          <w:bCs/>
        </w:rPr>
      </w:pPr>
    </w:p>
    <w:p w14:paraId="1C5BB9DA" w14:textId="77777777" w:rsidR="00C33248" w:rsidRDefault="00C33248" w:rsidP="00991A87">
      <w:pPr>
        <w:spacing w:line="240" w:lineRule="auto"/>
        <w:jc w:val="center"/>
        <w:rPr>
          <w:b/>
          <w:bCs/>
        </w:rPr>
      </w:pPr>
    </w:p>
    <w:p w14:paraId="05F59DA4" w14:textId="77777777" w:rsidR="00C33248" w:rsidRDefault="00C33248" w:rsidP="00991A87">
      <w:pPr>
        <w:spacing w:line="240" w:lineRule="auto"/>
        <w:jc w:val="center"/>
        <w:rPr>
          <w:b/>
          <w:bCs/>
        </w:rPr>
      </w:pPr>
    </w:p>
    <w:p w14:paraId="3AAD4DF5" w14:textId="77777777" w:rsidR="00C33248" w:rsidRDefault="00C33248" w:rsidP="00991A87">
      <w:pPr>
        <w:spacing w:line="240" w:lineRule="auto"/>
        <w:jc w:val="center"/>
        <w:rPr>
          <w:b/>
          <w:bCs/>
        </w:rPr>
      </w:pPr>
    </w:p>
    <w:p w14:paraId="25947E61" w14:textId="77777777" w:rsidR="00C33248" w:rsidRPr="0017781C" w:rsidRDefault="00C33248" w:rsidP="00991A87">
      <w:pPr>
        <w:spacing w:line="240" w:lineRule="auto"/>
        <w:jc w:val="center"/>
        <w:rPr>
          <w:b/>
          <w:bCs/>
        </w:rPr>
      </w:pPr>
    </w:p>
    <w:p w14:paraId="4CC128ED" w14:textId="77777777" w:rsidR="00CB4B7B" w:rsidRPr="0017781C" w:rsidRDefault="00CB4B7B" w:rsidP="00991A87">
      <w:pPr>
        <w:spacing w:line="240" w:lineRule="auto"/>
        <w:jc w:val="both"/>
        <w:rPr>
          <w:b/>
          <w:bCs/>
        </w:rPr>
      </w:pPr>
    </w:p>
    <w:p w14:paraId="294BF633" w14:textId="77777777" w:rsidR="00CB4B7B" w:rsidRPr="0017781C" w:rsidRDefault="00CB4B7B" w:rsidP="00991A87">
      <w:pPr>
        <w:spacing w:line="240" w:lineRule="auto"/>
        <w:jc w:val="center"/>
        <w:rPr>
          <w:b/>
          <w:bCs/>
        </w:rPr>
      </w:pPr>
    </w:p>
    <w:p w14:paraId="6230BDCB" w14:textId="77777777" w:rsidR="00CB4B7B" w:rsidRPr="00F111B7" w:rsidRDefault="00F111B7" w:rsidP="00991A87">
      <w:pPr>
        <w:spacing w:line="240" w:lineRule="auto"/>
        <w:jc w:val="center"/>
        <w:rPr>
          <w:b/>
          <w:bCs/>
          <w:sz w:val="36"/>
          <w:szCs w:val="36"/>
        </w:rPr>
      </w:pPr>
      <w:r w:rsidRPr="00F111B7">
        <w:rPr>
          <w:b/>
          <w:bCs/>
          <w:sz w:val="36"/>
          <w:szCs w:val="36"/>
        </w:rPr>
        <w:t>Chaiwit Rattanatammakorn</w:t>
      </w:r>
    </w:p>
    <w:p w14:paraId="02EE0897" w14:textId="77777777" w:rsidR="00CB4B7B" w:rsidRPr="0017781C" w:rsidRDefault="00CB4B7B" w:rsidP="00991A87">
      <w:pPr>
        <w:spacing w:line="240" w:lineRule="auto"/>
        <w:jc w:val="center"/>
        <w:rPr>
          <w:b/>
          <w:bCs/>
        </w:rPr>
      </w:pPr>
    </w:p>
    <w:p w14:paraId="00CC354B" w14:textId="77777777" w:rsidR="00CB4B7B" w:rsidRDefault="00CB4B7B" w:rsidP="00C33248">
      <w:pPr>
        <w:spacing w:line="240" w:lineRule="auto"/>
        <w:jc w:val="both"/>
        <w:rPr>
          <w:b/>
          <w:bCs/>
        </w:rPr>
      </w:pPr>
    </w:p>
    <w:p w14:paraId="352526B6" w14:textId="77777777" w:rsidR="00C33248" w:rsidRDefault="00C33248" w:rsidP="00C33248">
      <w:pPr>
        <w:spacing w:line="240" w:lineRule="auto"/>
        <w:jc w:val="both"/>
        <w:rPr>
          <w:b/>
          <w:bCs/>
        </w:rPr>
      </w:pPr>
    </w:p>
    <w:p w14:paraId="6D4AE1E2" w14:textId="77777777" w:rsidR="00C33248" w:rsidRDefault="00C33248" w:rsidP="00C33248">
      <w:pPr>
        <w:spacing w:line="240" w:lineRule="auto"/>
        <w:jc w:val="both"/>
        <w:rPr>
          <w:b/>
          <w:bCs/>
        </w:rPr>
      </w:pPr>
    </w:p>
    <w:p w14:paraId="6CC89CFD" w14:textId="77777777" w:rsidR="00C33248" w:rsidRDefault="00C33248" w:rsidP="00C33248">
      <w:pPr>
        <w:spacing w:line="240" w:lineRule="auto"/>
        <w:jc w:val="both"/>
        <w:rPr>
          <w:b/>
          <w:bCs/>
        </w:rPr>
      </w:pPr>
    </w:p>
    <w:p w14:paraId="673B7E22" w14:textId="77777777" w:rsidR="00C33248" w:rsidRDefault="00C33248" w:rsidP="00C33248">
      <w:pPr>
        <w:spacing w:line="240" w:lineRule="auto"/>
        <w:jc w:val="both"/>
        <w:rPr>
          <w:b/>
          <w:bCs/>
        </w:rPr>
      </w:pPr>
    </w:p>
    <w:p w14:paraId="7062D1AA" w14:textId="77777777" w:rsidR="00C33248" w:rsidRDefault="00C33248" w:rsidP="00C33248">
      <w:pPr>
        <w:spacing w:line="240" w:lineRule="auto"/>
        <w:jc w:val="both"/>
        <w:rPr>
          <w:b/>
          <w:bCs/>
        </w:rPr>
      </w:pPr>
    </w:p>
    <w:p w14:paraId="1A125581" w14:textId="77777777" w:rsidR="00C33248" w:rsidRDefault="00C33248" w:rsidP="00C33248">
      <w:pPr>
        <w:spacing w:line="240" w:lineRule="auto"/>
        <w:jc w:val="both"/>
        <w:rPr>
          <w:b/>
          <w:bCs/>
        </w:rPr>
      </w:pPr>
    </w:p>
    <w:p w14:paraId="4C66FB52" w14:textId="77777777" w:rsidR="00CC298C" w:rsidRPr="0017781C" w:rsidRDefault="00CC298C" w:rsidP="00991A87">
      <w:pPr>
        <w:spacing w:line="240" w:lineRule="auto"/>
        <w:jc w:val="center"/>
        <w:rPr>
          <w:b/>
          <w:bCs/>
        </w:rPr>
      </w:pPr>
    </w:p>
    <w:p w14:paraId="25C4613E" w14:textId="77777777" w:rsidR="00CB4B7B" w:rsidRPr="0017781C" w:rsidRDefault="000F27C3" w:rsidP="00991A87">
      <w:pPr>
        <w:autoSpaceDE w:val="0"/>
        <w:autoSpaceDN w:val="0"/>
        <w:adjustRightInd w:val="0"/>
        <w:spacing w:line="240" w:lineRule="auto"/>
        <w:jc w:val="center"/>
        <w:rPr>
          <w:rFonts w:eastAsia="AngsanaNew"/>
          <w:b/>
          <w:bCs/>
        </w:rPr>
      </w:pPr>
      <w:r w:rsidRPr="0017781C">
        <w:rPr>
          <w:rFonts w:eastAsia="AngsanaNew"/>
          <w:b/>
          <w:bCs/>
        </w:rPr>
        <w:t>A REPORT SUBMITTED IN PARTIAL FULFILLMENT OF THE REQUIREMENT</w:t>
      </w:r>
    </w:p>
    <w:p w14:paraId="79D342F0" w14:textId="77777777" w:rsidR="00CB4B7B" w:rsidRPr="0017781C" w:rsidRDefault="000F27C3" w:rsidP="00991A87">
      <w:pPr>
        <w:autoSpaceDE w:val="0"/>
        <w:autoSpaceDN w:val="0"/>
        <w:adjustRightInd w:val="0"/>
        <w:spacing w:line="240" w:lineRule="auto"/>
        <w:jc w:val="center"/>
        <w:rPr>
          <w:rFonts w:eastAsia="AngsanaNew"/>
          <w:b/>
          <w:bCs/>
        </w:rPr>
      </w:pPr>
      <w:r w:rsidRPr="0017781C">
        <w:rPr>
          <w:rFonts w:eastAsia="AngsanaNew"/>
          <w:b/>
          <w:bCs/>
          <w:spacing w:val="-4"/>
        </w:rPr>
        <w:t>FOR THE BACHELOR DEGREE OF SCIENCE IN SOFTWARE ENGINEERING</w:t>
      </w:r>
      <w:r w:rsidRPr="0017781C">
        <w:rPr>
          <w:rFonts w:eastAsia="AngsanaNew"/>
          <w:b/>
          <w:bCs/>
          <w:cs/>
        </w:rPr>
        <w:t xml:space="preserve"> </w:t>
      </w:r>
    </w:p>
    <w:p w14:paraId="38BBF2F7" w14:textId="77777777" w:rsidR="00CB4B7B" w:rsidRPr="0017781C" w:rsidRDefault="00CB4B7B" w:rsidP="00991A87">
      <w:pPr>
        <w:autoSpaceDE w:val="0"/>
        <w:autoSpaceDN w:val="0"/>
        <w:adjustRightInd w:val="0"/>
        <w:spacing w:line="240" w:lineRule="auto"/>
        <w:jc w:val="center"/>
        <w:rPr>
          <w:rFonts w:eastAsia="AngsanaNew"/>
          <w:b/>
          <w:bCs/>
        </w:rPr>
      </w:pPr>
      <w:r w:rsidRPr="0017781C">
        <w:rPr>
          <w:rFonts w:eastAsia="AngsanaNew"/>
          <w:b/>
          <w:bCs/>
        </w:rPr>
        <w:t>FACULTY OF INFORMATICS</w:t>
      </w:r>
      <w:r w:rsidR="008B33C1">
        <w:rPr>
          <w:rFonts w:eastAsia="AngsanaNew"/>
          <w:b/>
          <w:bCs/>
        </w:rPr>
        <w:t xml:space="preserve">, </w:t>
      </w:r>
      <w:r w:rsidRPr="0017781C">
        <w:rPr>
          <w:rFonts w:eastAsia="AngsanaNew"/>
          <w:b/>
          <w:bCs/>
        </w:rPr>
        <w:t>BURAPHA UNIVERSITY</w:t>
      </w:r>
    </w:p>
    <w:p w14:paraId="1D64B849" w14:textId="77777777" w:rsidR="00872923" w:rsidRPr="004D57AD" w:rsidRDefault="00CB4B7B" w:rsidP="00F111B7">
      <w:pPr>
        <w:pStyle w:val="a3"/>
        <w:spacing w:line="240" w:lineRule="auto"/>
        <w:rPr>
          <w:cs/>
        </w:rPr>
        <w:sectPr w:rsidR="00872923" w:rsidRPr="004D57AD" w:rsidSect="00F111B7">
          <w:headerReference w:type="default" r:id="rId9"/>
          <w:headerReference w:type="first" r:id="rId10"/>
          <w:pgSz w:w="11906" w:h="16838" w:code="9"/>
          <w:pgMar w:top="2160" w:right="1152" w:bottom="1008" w:left="1872" w:header="1008" w:footer="720" w:gutter="0"/>
          <w:pgNumType w:fmt="thaiLetters"/>
          <w:cols w:space="720"/>
          <w:docGrid w:linePitch="435"/>
        </w:sectPr>
      </w:pPr>
      <w:r w:rsidRPr="0017781C">
        <w:rPr>
          <w:b/>
          <w:bCs/>
        </w:rPr>
        <w:t>201</w:t>
      </w:r>
      <w:r w:rsidR="0072715B">
        <w:rPr>
          <w:rFonts w:hint="cs"/>
          <w:b/>
          <w:bCs/>
          <w:cs/>
        </w:rPr>
        <w:t>8</w:t>
      </w:r>
      <w:r w:rsidR="00C33248">
        <w:rPr>
          <w:rFonts w:hint="cs"/>
          <w:b/>
          <w:bCs/>
          <w:cs/>
        </w:rPr>
        <w:t>.</w:t>
      </w:r>
    </w:p>
    <w:p w14:paraId="3BFE9818" w14:textId="77777777" w:rsidR="00543997" w:rsidRPr="00A87D64" w:rsidRDefault="00A87D64" w:rsidP="00991A87">
      <w:pPr>
        <w:pStyle w:val="Heading1"/>
        <w:spacing w:line="240" w:lineRule="auto"/>
      </w:pPr>
      <w:bookmarkStart w:id="0" w:name="_Toc487543075"/>
      <w:r>
        <w:rPr>
          <w:cs/>
        </w:rPr>
        <w:lastRenderedPageBreak/>
        <w:br/>
      </w:r>
      <w:r w:rsidRPr="00A87D64">
        <w:rPr>
          <w:cs/>
        </w:rPr>
        <w:br/>
      </w:r>
      <w:r w:rsidR="00E63E4A" w:rsidRPr="00A87D64">
        <w:rPr>
          <w:cs/>
        </w:rPr>
        <w:t>บทนำ</w:t>
      </w:r>
      <w:bookmarkEnd w:id="0"/>
    </w:p>
    <w:p w14:paraId="311DA6D0" w14:textId="77777777" w:rsidR="0094617B" w:rsidRPr="007E1467" w:rsidRDefault="0094617B" w:rsidP="00991A87">
      <w:pPr>
        <w:spacing w:line="240" w:lineRule="auto"/>
      </w:pPr>
    </w:p>
    <w:p w14:paraId="59954816" w14:textId="77777777" w:rsidR="004F3DE0" w:rsidRDefault="004F3DE0" w:rsidP="004F3DE0">
      <w:pPr>
        <w:spacing w:after="0" w:line="240" w:lineRule="auto"/>
        <w:ind w:firstLine="720"/>
      </w:pPr>
      <w:r>
        <w:rPr>
          <w:rFonts w:hint="cs"/>
          <w:cs/>
        </w:rPr>
        <w:t xml:space="preserve">เนื่องด้วยทางคณะวิทยาการสารสนเทศได้มีการจัดการเรียนการสอนในรายวิชาสหกิจศึกษา ซึ่งเป็นการศึกษาที่เน้นการปฏิบัติงานในสถานประกอบการอย่างมีระบบ การได้ลงมือปฏิบัติงานจริงในฐานะพนักงาน (ชั่วคราว) ทำให้ได้รับประสบการณ์จากการทำงานกับทางบริษัทโดยตรง โดยผู้ปฏิบัติสหกิจศึกษาได้ไปปฏิบัติสหกิจศึกษา ณ บริษัท </w:t>
      </w:r>
      <w:r w:rsidRPr="00A843B6">
        <w:rPr>
          <w:rFonts w:hint="cs"/>
          <w:color w:val="333333"/>
          <w:cs/>
        </w:rPr>
        <w:t>สยาม เด็นโซ่ แมนูแฟคเจอริ่ง จำกัด</w:t>
      </w:r>
    </w:p>
    <w:p w14:paraId="4EFB5B9E" w14:textId="77777777" w:rsidR="004F3DE0" w:rsidRDefault="004F3DE0" w:rsidP="004F3DE0">
      <w:pPr>
        <w:spacing w:after="0" w:line="240" w:lineRule="auto"/>
        <w:ind w:firstLine="720"/>
      </w:pPr>
      <w:r>
        <w:rPr>
          <w:rFonts w:hint="cs"/>
          <w:cs/>
        </w:rPr>
        <w:t xml:space="preserve">บริษัท </w:t>
      </w:r>
      <w:r w:rsidRPr="00A843B6">
        <w:rPr>
          <w:rFonts w:hint="cs"/>
          <w:color w:val="333333"/>
          <w:cs/>
        </w:rPr>
        <w:t>สยาม เด็นโซ่ แมนูแฟคเจอริ่ง จำกัด</w:t>
      </w:r>
      <w:r>
        <w:rPr>
          <w:rFonts w:hint="cs"/>
          <w:color w:val="333333"/>
          <w:cs/>
        </w:rPr>
        <w:t xml:space="preserve"> </w:t>
      </w:r>
      <w:r w:rsidRPr="00A843B6">
        <w:rPr>
          <w:rFonts w:hint="cs"/>
          <w:color w:val="333333"/>
          <w:cs/>
        </w:rPr>
        <w:t>เป็น</w:t>
      </w:r>
      <w:r>
        <w:rPr>
          <w:rFonts w:hint="cs"/>
          <w:color w:val="333333"/>
          <w:cs/>
        </w:rPr>
        <w:t>บริษัทที่</w:t>
      </w:r>
      <w:r w:rsidRPr="00A843B6">
        <w:rPr>
          <w:rFonts w:hint="cs"/>
          <w:color w:val="333333"/>
          <w:cs/>
        </w:rPr>
        <w:t>ผลิตระบบคอมมอนเรล (</w:t>
      </w:r>
      <w:r w:rsidRPr="00A843B6">
        <w:rPr>
          <w:rFonts w:hint="cs"/>
          <w:color w:val="333333"/>
        </w:rPr>
        <w:t>Common Rail System)</w:t>
      </w:r>
      <w:r>
        <w:rPr>
          <w:rFonts w:hint="cs"/>
          <w:color w:val="333333"/>
          <w:cs/>
        </w:rPr>
        <w:t xml:space="preserve"> </w:t>
      </w:r>
      <w:r w:rsidRPr="00232A1A">
        <w:rPr>
          <w:rFonts w:hint="cs"/>
          <w:color w:val="333333"/>
          <w:cs/>
        </w:rPr>
        <w:t>ที่เป็นอุปกรณ์หัวฉีดน้ำมันเชื้อเพลิงแรงดันสูง และผลิตหัวฉีดแก๊สโซลีน (</w:t>
      </w:r>
      <w:r w:rsidRPr="00232A1A">
        <w:rPr>
          <w:rFonts w:hint="cs"/>
          <w:color w:val="333333"/>
        </w:rPr>
        <w:t>Gasoline Injector</w:t>
      </w:r>
      <w:r w:rsidRPr="005A091F">
        <w:rPr>
          <w:rFonts w:hint="cs"/>
          <w:color w:val="333333"/>
          <w:sz w:val="36"/>
          <w:szCs w:val="36"/>
        </w:rPr>
        <w:t>)</w:t>
      </w:r>
      <w:r>
        <w:rPr>
          <w:rFonts w:hint="cs"/>
          <w:color w:val="333333"/>
          <w:sz w:val="36"/>
          <w:szCs w:val="36"/>
          <w:cs/>
        </w:rPr>
        <w:t xml:space="preserve"> </w:t>
      </w:r>
      <w:r w:rsidRPr="006E4D27">
        <w:rPr>
          <w:rFonts w:hint="cs"/>
          <w:color w:val="333333"/>
          <w:cs/>
        </w:rPr>
        <w:t xml:space="preserve">ซึ่งเป็นฐานการผลิตลำดับที่ </w:t>
      </w:r>
      <w:r w:rsidRPr="006E4D27">
        <w:rPr>
          <w:rFonts w:hint="cs"/>
          <w:color w:val="333333"/>
        </w:rPr>
        <w:t xml:space="preserve">3 </w:t>
      </w:r>
      <w:r w:rsidRPr="006E4D27">
        <w:rPr>
          <w:rFonts w:hint="cs"/>
          <w:color w:val="333333"/>
          <w:cs/>
        </w:rPr>
        <w:t xml:space="preserve">ของกลุ่มเด็นโซ่ทั่วโลก และเป็นผู้ผลิตรายแรกของประเทศไทย สิ่งที่บริษัทของเราภาคภูมิใจคือการได้รับความเชื่อถือจากบริษัท โตโยต้า ต่อผลิตภัณฑ์คอมมอนเรล จากประเทศญี่ปุ่น มาสู่การผลิตในประเทศไทย </w:t>
      </w:r>
      <w:r>
        <w:rPr>
          <w:rFonts w:hint="cs"/>
          <w:color w:val="333333"/>
          <w:cs/>
        </w:rPr>
        <w:t>โดยทางบริษัทประกอบไปด้วยหลากหลายฝ่าย หนึ่งในนั้นคือ ฝ่ายพัฒนาซอฟต์แวร์ ซึ่งทำการพัฒนาซอฟต์แวร์ที่ใช้ภายในองค์กรเป็นหลัก เช่น ซอฟต์แวร์ที่ใช้ในการตรวจการเข้างาน ซอฟต์แวร์ที่จัดการด้านงบประมาณ เป็นต้น เพื่อลดการทำงานด้านเอกสาร โดย</w:t>
      </w:r>
      <w:r>
        <w:rPr>
          <w:rFonts w:hint="cs"/>
          <w:cs/>
        </w:rPr>
        <w:t>ผู้ปฏิบัติสหกิจศึกษาได้รับมอบหมายในส่วนของระบบห้องสมุดของบริษัท</w:t>
      </w:r>
    </w:p>
    <w:p w14:paraId="1BF69E42" w14:textId="77777777" w:rsidR="009563BC" w:rsidRPr="004F3DE0" w:rsidRDefault="009563BC" w:rsidP="009563BC">
      <w:pPr>
        <w:spacing w:after="0" w:line="240" w:lineRule="auto"/>
        <w:ind w:firstLine="720"/>
      </w:pPr>
      <w:r>
        <w:rPr>
          <w:rFonts w:hint="cs"/>
          <w:cs/>
        </w:rPr>
        <w:t xml:space="preserve">ซึ่งงานที่ผู้ปฏิบัติสหกิจศึกษาได้รับคือ ระบบห้องสมุด โดยการนำเทคโนโลยีมาปรับเปลี่ยนกระบวนการของห้องสมุดในแบบเก่า ให้มีความรวดเร็ว สะดวก และลดการใช้ทรัพยากร </w:t>
      </w:r>
    </w:p>
    <w:p w14:paraId="5F2205FE" w14:textId="77777777" w:rsidR="001C2674" w:rsidRPr="007E1467" w:rsidRDefault="007C5568" w:rsidP="00991A87">
      <w:pPr>
        <w:pStyle w:val="Heading2"/>
      </w:pPr>
      <w:bookmarkStart w:id="1" w:name="_Toc406412106"/>
      <w:bookmarkStart w:id="2" w:name="_Toc406412542"/>
      <w:bookmarkStart w:id="3" w:name="_Toc406413351"/>
      <w:bookmarkStart w:id="4" w:name="_Toc420265793"/>
      <w:bookmarkStart w:id="5" w:name="_Toc487543076"/>
      <w:bookmarkStart w:id="6" w:name="_Toc399842558"/>
      <w:r w:rsidRPr="00A87D64">
        <w:rPr>
          <w:cs/>
        </w:rPr>
        <w:t>ข้อมูล</w:t>
      </w:r>
      <w:bookmarkEnd w:id="1"/>
      <w:bookmarkEnd w:id="2"/>
      <w:bookmarkEnd w:id="3"/>
      <w:r w:rsidRPr="007E1467">
        <w:rPr>
          <w:cs/>
        </w:rPr>
        <w:t>ของ</w:t>
      </w:r>
      <w:bookmarkEnd w:id="4"/>
      <w:bookmarkEnd w:id="5"/>
      <w:bookmarkEnd w:id="6"/>
      <w:r w:rsidR="00C33248">
        <w:rPr>
          <w:rFonts w:hint="cs"/>
          <w:cs/>
        </w:rPr>
        <w:t xml:space="preserve"> บริษัท สยาม เด</w:t>
      </w:r>
      <w:r w:rsidR="00F111B7">
        <w:rPr>
          <w:rFonts w:hint="cs"/>
          <w:cs/>
        </w:rPr>
        <w:t>็นโซ่</w:t>
      </w:r>
      <w:r w:rsidR="00C33248">
        <w:rPr>
          <w:rFonts w:hint="cs"/>
          <w:cs/>
        </w:rPr>
        <w:t xml:space="preserve"> แมนูแฟคเจอริ่ง จำกัด</w:t>
      </w:r>
    </w:p>
    <w:p w14:paraId="374CCE12" w14:textId="77777777" w:rsidR="001C2674" w:rsidRPr="00F111B7" w:rsidRDefault="00F111B7" w:rsidP="00991A87">
      <w:pPr>
        <w:spacing w:after="0" w:line="240" w:lineRule="auto"/>
        <w:ind w:firstLine="720"/>
        <w:rPr>
          <w:color w:val="FF0000"/>
          <w:cs/>
        </w:rPr>
      </w:pPr>
      <w:r w:rsidRPr="00F111B7">
        <w:rPr>
          <w:rFonts w:hint="cs"/>
          <w:color w:val="333333"/>
          <w:cs/>
        </w:rPr>
        <w:t>บริษัท สยาม เด็นโซ่ แมนูแฟคเจอริ่ง จำกัด เป็นผู้ผลิตระบบคอมมอนเรล (</w:t>
      </w:r>
      <w:r w:rsidRPr="00F111B7">
        <w:rPr>
          <w:rFonts w:hint="cs"/>
          <w:color w:val="333333"/>
        </w:rPr>
        <w:t xml:space="preserve">Common Rail System) </w:t>
      </w:r>
      <w:r w:rsidRPr="00F111B7">
        <w:rPr>
          <w:rFonts w:hint="cs"/>
          <w:color w:val="333333"/>
          <w:cs/>
        </w:rPr>
        <w:t>ที่เป็นอุปกรณ์หัวฉีดน้ำมันเชื้อเพลิงแรงดันสูง และผลิตหัวฉีดแก๊สโซลีน (</w:t>
      </w:r>
      <w:r w:rsidRPr="00F111B7">
        <w:rPr>
          <w:rFonts w:hint="cs"/>
          <w:color w:val="333333"/>
        </w:rPr>
        <w:t xml:space="preserve">Gasoline Injector) </w:t>
      </w:r>
      <w:r w:rsidRPr="00F111B7">
        <w:rPr>
          <w:rFonts w:hint="cs"/>
          <w:color w:val="333333"/>
          <w:cs/>
        </w:rPr>
        <w:t xml:space="preserve">ซึ่งเป็นฐานการผลิตลำดับที่ </w:t>
      </w:r>
      <w:r w:rsidRPr="00F111B7">
        <w:rPr>
          <w:rFonts w:hint="cs"/>
          <w:color w:val="333333"/>
        </w:rPr>
        <w:t xml:space="preserve">3 </w:t>
      </w:r>
      <w:r w:rsidRPr="00F111B7">
        <w:rPr>
          <w:rFonts w:hint="cs"/>
          <w:color w:val="333333"/>
          <w:cs/>
        </w:rPr>
        <w:t xml:space="preserve">ของกลุ่มเด็นโซ่ทั่วโลก และเป็นผู้ผลิตรายแรกของประเทศไทย </w:t>
      </w:r>
    </w:p>
    <w:p w14:paraId="188A587E" w14:textId="77777777" w:rsidR="001C2674" w:rsidRPr="00F111B7" w:rsidRDefault="001C2674" w:rsidP="00991A87">
      <w:pPr>
        <w:pStyle w:val="Heading3"/>
        <w:rPr>
          <w:sz w:val="32"/>
          <w:szCs w:val="32"/>
        </w:rPr>
      </w:pPr>
      <w:bookmarkStart w:id="7" w:name="_Toc409387113"/>
      <w:bookmarkStart w:id="8" w:name="_Toc410779693"/>
      <w:bookmarkStart w:id="9" w:name="_Toc413338017"/>
      <w:bookmarkStart w:id="10" w:name="_Toc420387288"/>
      <w:bookmarkStart w:id="11" w:name="_Toc420485884"/>
      <w:bookmarkStart w:id="12" w:name="_Toc420525041"/>
      <w:bookmarkStart w:id="13" w:name="_Toc420734851"/>
      <w:bookmarkStart w:id="14" w:name="_Toc420739344"/>
      <w:bookmarkStart w:id="15" w:name="_Toc453667458"/>
      <w:bookmarkStart w:id="16" w:name="_Toc453683017"/>
      <w:bookmarkStart w:id="17" w:name="_Toc453683429"/>
      <w:bookmarkStart w:id="18" w:name="_Toc453683689"/>
      <w:bookmarkStart w:id="19" w:name="_Toc487543077"/>
      <w:r w:rsidRPr="00F111B7">
        <w:rPr>
          <w:rFonts w:hint="cs"/>
          <w:sz w:val="32"/>
          <w:szCs w:val="32"/>
          <w:cs/>
        </w:rPr>
        <w:t>สถานที่ตั้งสถานประกอบการ</w:t>
      </w:r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14:paraId="0E7185FC" w14:textId="77777777" w:rsidR="006023E2" w:rsidRPr="007E1467" w:rsidRDefault="004154C8" w:rsidP="00824391">
      <w:pPr>
        <w:spacing w:after="0" w:line="240" w:lineRule="auto"/>
        <w:ind w:firstLine="720"/>
        <w:jc w:val="left"/>
      </w:pPr>
      <w:r w:rsidRPr="004154C8">
        <w:rPr>
          <w:rFonts w:hint="cs"/>
          <w:cs/>
        </w:rPr>
        <w:t>อม</w:t>
      </w:r>
      <w:r>
        <w:rPr>
          <w:rFonts w:hint="cs"/>
          <w:cs/>
        </w:rPr>
        <w:t xml:space="preserve">ตะ ซิตี้ ชลบุรี 700/618 หมู่ 4 ถ.บางนา-ตราด กม.57 ต.บ้านเก่า อ.พานทอง จ.ชลบุรี 20160 </w:t>
      </w:r>
      <w:r w:rsidR="00824391">
        <w:rPr>
          <w:rFonts w:hint="cs"/>
          <w:cs/>
        </w:rPr>
        <w:t>ตั้งอยู่ในนิคมอุตสาหกรรมอมตะนคร</w:t>
      </w:r>
      <w:r w:rsidR="00824391">
        <w:rPr>
          <w:rFonts w:hint="cs"/>
          <w:color w:val="FF0000"/>
          <w:cs/>
        </w:rPr>
        <w:t xml:space="preserve"> </w:t>
      </w:r>
      <w:r w:rsidR="00824391" w:rsidRPr="00824391">
        <w:rPr>
          <w:rFonts w:hint="cs"/>
          <w:cs/>
        </w:rPr>
        <w:t>โดย</w:t>
      </w:r>
      <w:r w:rsidR="00154E9E" w:rsidRPr="00824391">
        <w:rPr>
          <w:cs/>
        </w:rPr>
        <w:t xml:space="preserve">ภาพสัญลักษณ์สถานประกอบการ </w:t>
      </w:r>
      <w:r w:rsidR="00D70D37" w:rsidRPr="00824391">
        <w:rPr>
          <w:cs/>
        </w:rPr>
        <w:t>แสดงดังภาพที่ 1-1</w:t>
      </w:r>
      <w:r w:rsidR="00A85CE5" w:rsidRPr="00824391">
        <w:rPr>
          <w:cs/>
        </w:rPr>
        <w:t xml:space="preserve"> และแผนที่/แผนภาพที่ตั้งสถานประกอบการ แสดงดังภาพที่ 1-2 </w:t>
      </w:r>
    </w:p>
    <w:p w14:paraId="342DCE78" w14:textId="77777777" w:rsidR="00D70D37" w:rsidRPr="007E1467" w:rsidRDefault="00824391" w:rsidP="00991A87">
      <w:pPr>
        <w:keepNext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7F1C3EA3" wp14:editId="799BEEEB">
            <wp:extent cx="2663691" cy="1637969"/>
            <wp:effectExtent l="19050" t="19050" r="22860" b="196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51" b="20239"/>
                    <a:stretch/>
                  </pic:blipFill>
                  <pic:spPr bwMode="auto">
                    <a:xfrm>
                      <a:off x="0" y="0"/>
                      <a:ext cx="2663825" cy="163805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694BA" w14:textId="15710661" w:rsidR="0094617B" w:rsidRPr="007E1467" w:rsidRDefault="00962A40" w:rsidP="00991A87">
      <w:pPr>
        <w:pStyle w:val="a0"/>
        <w:rPr>
          <w:color w:val="FF0000"/>
        </w:rPr>
      </w:pPr>
      <w:bookmarkStart w:id="20" w:name="_Toc424818802"/>
      <w:r w:rsidRPr="007E1467">
        <w:rPr>
          <w:cs/>
        </w:rPr>
        <w:t>ภาพที่</w:t>
      </w:r>
      <w:r w:rsidR="00944835" w:rsidRPr="007E1467">
        <w:rPr>
          <w:cs/>
        </w:rPr>
        <w:t xml:space="preserve"> </w:t>
      </w:r>
      <w:r w:rsidR="000D216D">
        <w:rPr>
          <w:noProof/>
        </w:rPr>
        <w:fldChar w:fldCharType="begin"/>
      </w:r>
      <w:r w:rsidR="000D216D">
        <w:rPr>
          <w:noProof/>
        </w:rPr>
        <w:instrText xml:space="preserve"> STYLEREF 1 \s </w:instrText>
      </w:r>
      <w:r w:rsidR="000D216D">
        <w:rPr>
          <w:noProof/>
        </w:rPr>
        <w:fldChar w:fldCharType="separate"/>
      </w:r>
      <w:r w:rsidR="003B63A3">
        <w:rPr>
          <w:noProof/>
        </w:rPr>
        <w:t>1</w:t>
      </w:r>
      <w:r w:rsidR="000D216D">
        <w:rPr>
          <w:noProof/>
        </w:rPr>
        <w:fldChar w:fldCharType="end"/>
      </w:r>
      <w:r w:rsidR="00530FE1" w:rsidRPr="007E1467">
        <w:noBreakHyphen/>
      </w:r>
      <w:r w:rsidR="000D216D">
        <w:rPr>
          <w:noProof/>
        </w:rPr>
        <w:fldChar w:fldCharType="begin"/>
      </w:r>
      <w:r w:rsidR="000D216D">
        <w:rPr>
          <w:noProof/>
        </w:rPr>
        <w:instrText xml:space="preserve"> SEQ </w:instrText>
      </w:r>
      <w:r w:rsidR="000D216D">
        <w:rPr>
          <w:noProof/>
          <w:cs/>
        </w:rPr>
        <w:instrText xml:space="preserve">ภาพที่ </w:instrText>
      </w:r>
      <w:r w:rsidR="000D216D">
        <w:rPr>
          <w:noProof/>
        </w:rPr>
        <w:instrText xml:space="preserve">\* ARABIC \s 1 </w:instrText>
      </w:r>
      <w:r w:rsidR="000D216D">
        <w:rPr>
          <w:noProof/>
        </w:rPr>
        <w:fldChar w:fldCharType="separate"/>
      </w:r>
      <w:r w:rsidR="003B63A3">
        <w:rPr>
          <w:noProof/>
        </w:rPr>
        <w:t>1</w:t>
      </w:r>
      <w:r w:rsidR="000D216D">
        <w:rPr>
          <w:noProof/>
        </w:rPr>
        <w:fldChar w:fldCharType="end"/>
      </w:r>
      <w:r w:rsidR="00D70D37" w:rsidRPr="007E1467">
        <w:rPr>
          <w:cs/>
        </w:rPr>
        <w:t xml:space="preserve">  ตราสัญลักษณ์ของ</w:t>
      </w:r>
      <w:bookmarkEnd w:id="20"/>
      <w:r w:rsidR="00EA24B0" w:rsidRPr="00F111B7">
        <w:rPr>
          <w:rFonts w:hint="cs"/>
          <w:color w:val="333333"/>
          <w:cs/>
        </w:rPr>
        <w:t>บริษัท สยาม เด็นโซ่ แมนูแฟคเจอริ่ง จำกัด</w:t>
      </w:r>
    </w:p>
    <w:p w14:paraId="00949A30" w14:textId="77777777" w:rsidR="007C5568" w:rsidRPr="007E1467" w:rsidRDefault="00EA24B0" w:rsidP="00EA24B0">
      <w:pPr>
        <w:pStyle w:val="a0"/>
      </w:pPr>
      <w:r>
        <w:rPr>
          <w:noProof/>
          <w:cs/>
        </w:rPr>
        <w:drawing>
          <wp:inline distT="0" distB="0" distL="0" distR="0" wp14:anchorId="6E29A960" wp14:editId="4F53B964">
            <wp:extent cx="4969565" cy="3723295"/>
            <wp:effectExtent l="19050" t="19050" r="21590" b="1079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701" cy="38200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EBC527" w14:textId="796163E6" w:rsidR="007C5568" w:rsidRPr="007E1467" w:rsidRDefault="00962A40" w:rsidP="00991A87">
      <w:pPr>
        <w:pStyle w:val="a0"/>
      </w:pPr>
      <w:bookmarkStart w:id="21" w:name="_Toc424818803"/>
      <w:r w:rsidRPr="007E1467">
        <w:rPr>
          <w:cs/>
        </w:rPr>
        <w:t>ภาพที่</w:t>
      </w:r>
      <w:r w:rsidR="00944835" w:rsidRPr="007E1467">
        <w:rPr>
          <w:cs/>
        </w:rPr>
        <w:t xml:space="preserve"> </w:t>
      </w:r>
      <w:r w:rsidR="000D216D">
        <w:rPr>
          <w:noProof/>
        </w:rPr>
        <w:fldChar w:fldCharType="begin"/>
      </w:r>
      <w:r w:rsidR="000D216D">
        <w:rPr>
          <w:noProof/>
        </w:rPr>
        <w:instrText xml:space="preserve"> STYLEREF 1 \s </w:instrText>
      </w:r>
      <w:r w:rsidR="000D216D">
        <w:rPr>
          <w:noProof/>
        </w:rPr>
        <w:fldChar w:fldCharType="separate"/>
      </w:r>
      <w:r w:rsidR="003B63A3">
        <w:rPr>
          <w:noProof/>
        </w:rPr>
        <w:t>1</w:t>
      </w:r>
      <w:r w:rsidR="000D216D">
        <w:rPr>
          <w:noProof/>
        </w:rPr>
        <w:fldChar w:fldCharType="end"/>
      </w:r>
      <w:r w:rsidR="00530FE1" w:rsidRPr="007E1467">
        <w:noBreakHyphen/>
      </w:r>
      <w:r w:rsidR="000D216D">
        <w:rPr>
          <w:noProof/>
        </w:rPr>
        <w:fldChar w:fldCharType="begin"/>
      </w:r>
      <w:r w:rsidR="000D216D">
        <w:rPr>
          <w:noProof/>
        </w:rPr>
        <w:instrText xml:space="preserve"> SEQ </w:instrText>
      </w:r>
      <w:r w:rsidR="000D216D">
        <w:rPr>
          <w:noProof/>
          <w:cs/>
        </w:rPr>
        <w:instrText xml:space="preserve">ภาพที่ </w:instrText>
      </w:r>
      <w:r w:rsidR="000D216D">
        <w:rPr>
          <w:noProof/>
        </w:rPr>
        <w:instrText xml:space="preserve">\* ARABIC \s 1 </w:instrText>
      </w:r>
      <w:r w:rsidR="000D216D">
        <w:rPr>
          <w:noProof/>
        </w:rPr>
        <w:fldChar w:fldCharType="separate"/>
      </w:r>
      <w:r w:rsidR="003B63A3">
        <w:rPr>
          <w:noProof/>
        </w:rPr>
        <w:t>2</w:t>
      </w:r>
      <w:r w:rsidR="000D216D">
        <w:rPr>
          <w:noProof/>
        </w:rPr>
        <w:fldChar w:fldCharType="end"/>
      </w:r>
      <w:r w:rsidR="007C5568" w:rsidRPr="007E1467">
        <w:rPr>
          <w:cs/>
        </w:rPr>
        <w:t xml:space="preserve">  </w:t>
      </w:r>
      <w:r w:rsidR="007C5568" w:rsidRPr="00EA24B0">
        <w:rPr>
          <w:cs/>
        </w:rPr>
        <w:t>แผนที่ตั้ง</w:t>
      </w:r>
      <w:bookmarkEnd w:id="21"/>
      <w:r w:rsidR="00EA24B0" w:rsidRPr="007E1467">
        <w:rPr>
          <w:cs/>
        </w:rPr>
        <w:t>ของ</w:t>
      </w:r>
      <w:r w:rsidR="00EA24B0" w:rsidRPr="00F111B7">
        <w:rPr>
          <w:rFonts w:hint="cs"/>
          <w:color w:val="333333"/>
          <w:cs/>
        </w:rPr>
        <w:t>บริษัท สยาม เด็นโซ่ แมนูแฟคเจอริ่ง จำกัด</w:t>
      </w:r>
    </w:p>
    <w:p w14:paraId="72F75F54" w14:textId="77777777" w:rsidR="007C5568" w:rsidRPr="007E1467" w:rsidRDefault="00CE7F46" w:rsidP="00004A78">
      <w:pPr>
        <w:spacing w:line="240" w:lineRule="auto"/>
        <w:jc w:val="left"/>
        <w:rPr>
          <w:noProof/>
        </w:rPr>
      </w:pPr>
      <w:r>
        <w:rPr>
          <w:rFonts w:hint="cs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99EEB35" wp14:editId="20B231BD">
                <wp:simplePos x="0" y="0"/>
                <wp:positionH relativeFrom="column">
                  <wp:posOffset>-624205</wp:posOffset>
                </wp:positionH>
                <wp:positionV relativeFrom="paragraph">
                  <wp:posOffset>43180</wp:posOffset>
                </wp:positionV>
                <wp:extent cx="6702425" cy="4380865"/>
                <wp:effectExtent l="381000" t="38100" r="22225" b="305435"/>
                <wp:wrapTopAndBottom/>
                <wp:docPr id="121" name="Group 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2425" cy="4380865"/>
                          <a:chOff x="-95414" y="-1"/>
                          <a:chExt cx="6702590" cy="4381169"/>
                        </a:xfrm>
                        <a:effectLst/>
                      </wpg:grpSpPr>
                      <wpg:grpSp>
                        <wpg:cNvPr id="28" name="Group 2">
                          <a:extLst/>
                        </wpg:cNvPr>
                        <wpg:cNvGrpSpPr/>
                        <wpg:grpSpPr>
                          <a:xfrm>
                            <a:off x="0" y="143124"/>
                            <a:ext cx="6408420" cy="4039235"/>
                            <a:chOff x="0" y="0"/>
                            <a:chExt cx="7396510" cy="5200791"/>
                          </a:xfrm>
                        </wpg:grpSpPr>
                        <wps:wsp>
                          <wps:cNvPr id="29" name="Line 104"/>
                          <wps:cNvCnPr/>
                          <wps:spPr bwMode="auto">
                            <a:xfrm flipH="1">
                              <a:off x="1607444" y="4157023"/>
                              <a:ext cx="847610" cy="0"/>
                            </a:xfrm>
                            <a:prstGeom prst="line">
                              <a:avLst/>
                            </a:prstGeom>
                            <a:noFill/>
                            <a:ln w="12700" cap="flat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prstDash val="solid"/>
                              <a:miter lim="800000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" name="Line 104"/>
                          <wps:cNvCnPr/>
                          <wps:spPr bwMode="auto">
                            <a:xfrm flipH="1">
                              <a:off x="759834" y="3745719"/>
                              <a:ext cx="847610" cy="0"/>
                            </a:xfrm>
                            <a:prstGeom prst="line">
                              <a:avLst/>
                            </a:prstGeom>
                            <a:noFill/>
                            <a:ln w="12700" cap="flat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prstDash val="solid"/>
                              <a:miter lim="800000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32" name="组合 78"/>
                          <wpg:cNvGrpSpPr/>
                          <wpg:grpSpPr>
                            <a:xfrm>
                              <a:off x="725010" y="4567986"/>
                              <a:ext cx="2473325" cy="215900"/>
                              <a:chOff x="601268" y="4567986"/>
                              <a:chExt cx="2473325" cy="215900"/>
                            </a:xfrm>
                          </wpg:grpSpPr>
                          <wps:wsp>
                            <wps:cNvPr id="33" name="Line 116"/>
                            <wps:cNvCnPr/>
                            <wps:spPr bwMode="auto">
                              <a:xfrm>
                                <a:off x="3071418" y="4567986"/>
                                <a:ext cx="0" cy="215900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prstDash val="solid"/>
                                <a:miter lim="800000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" name="Line 117"/>
                            <wps:cNvCnPr/>
                            <wps:spPr bwMode="auto">
                              <a:xfrm>
                                <a:off x="601268" y="4567986"/>
                                <a:ext cx="0" cy="215900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prstDash val="solid"/>
                                <a:miter lim="800000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6" name="Line 118"/>
                            <wps:cNvCnPr/>
                            <wps:spPr bwMode="auto">
                              <a:xfrm flipH="1">
                                <a:off x="602855" y="4574336"/>
                                <a:ext cx="2471738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prstDash val="solid"/>
                                <a:miter lim="800000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7" name="组合 83"/>
                          <wpg:cNvGrpSpPr/>
                          <wpg:grpSpPr>
                            <a:xfrm rot="16200000">
                              <a:off x="420986" y="4399500"/>
                              <a:ext cx="432000" cy="1170582"/>
                              <a:chOff x="420986" y="4399500"/>
                              <a:chExt cx="551222" cy="1699070"/>
                            </a:xfrm>
                          </wpg:grpSpPr>
                          <wpg:grpSp>
                            <wpg:cNvPr id="38" name="组合 84"/>
                            <wpg:cNvGrpSpPr/>
                            <wpg:grpSpPr>
                              <a:xfrm rot="5400000">
                                <a:off x="-157643" y="4978129"/>
                                <a:ext cx="1699070" cy="541811"/>
                                <a:chOff x="-157643" y="4978129"/>
                                <a:chExt cx="3837944" cy="2757793"/>
                              </a:xfrm>
                              <a:effectLst>
                                <a:outerShdw blurRad="381000" dist="254000" dir="8100000" algn="t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g:grpSpPr>
                            <wps:wsp>
                              <wps:cNvPr id="39" name="圆角矩形 87"/>
                              <wps:cNvSpPr/>
                              <wps:spPr>
                                <a:xfrm>
                                  <a:off x="-157643" y="4978129"/>
                                  <a:ext cx="3837944" cy="2757793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62000">
                                      <a:schemeClr val="bg1">
                                        <a:lumMod val="9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81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vert="horz" rtlCol="0" anchor="ctr"/>
                            </wps:wsp>
                            <wps:wsp>
                              <wps:cNvPr id="40" name="圆角矩形 88"/>
                              <wps:cNvSpPr/>
                              <wps:spPr>
                                <a:xfrm>
                                  <a:off x="-109756" y="5064800"/>
                                  <a:ext cx="3742172" cy="2584451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42000">
                                      <a:srgbClr val="F0F0F0"/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189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vert="horz" rtlCol="0" anchor="ctr"/>
                            </wps:wsp>
                          </wpg:grpSp>
                          <wps:wsp>
                            <wps:cNvPr id="41" name="标题 4"/>
                            <wps:cNvSpPr txBox="1"/>
                            <wps:spPr>
                              <a:xfrm rot="5400000">
                                <a:off x="-114628" y="5028870"/>
                                <a:ext cx="1628141" cy="468860"/>
                              </a:xfrm>
                              <a:prstGeom prst="rect">
                                <a:avLst/>
                              </a:prstGeom>
                            </wps:spPr>
                            <wps:bodyPr vert="horz" lIns="91440" tIns="45720" rIns="91440" bIns="45720" rtlCol="0" anchor="ctr">
                              <a:noAutofit/>
                            </wps:bodyPr>
                          </wps:wsp>
                          <wps:wsp>
                            <wps:cNvPr id="43" name="标题 4"/>
                            <wps:cNvSpPr txBox="1"/>
                            <wps:spPr>
                              <a:xfrm>
                                <a:off x="420986" y="4449229"/>
                                <a:ext cx="551222" cy="1628141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02A8268F" w14:textId="77777777" w:rsidR="000A4577" w:rsidRPr="00CE7F46" w:rsidRDefault="000A4577" w:rsidP="000A4577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color w:val="000000" w:themeColor="text1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E7F46">
                                    <w:rPr>
                                      <w:rFonts w:ascii="Arial" w:eastAsia="Microsoft YaHei" w:hAnsi="Arial" w:cs="Arial"/>
                                      <w:b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Trainee</w:t>
                                  </w:r>
                                </w:p>
                              </w:txbxContent>
                            </wps:txbx>
                            <wps:bodyPr vert="eaVert" lIns="91440" tIns="45720" rIns="91440" bIns="45720" rtlCol="0" anchor="ctr">
                              <a:noAutofit/>
                            </wps:bodyPr>
                          </wps:wsp>
                        </wpg:grpSp>
                        <wpg:grpSp>
                          <wpg:cNvPr id="44" name="组合 89"/>
                          <wpg:cNvGrpSpPr/>
                          <wpg:grpSpPr>
                            <a:xfrm rot="16200000">
                              <a:off x="2478625" y="4278958"/>
                              <a:ext cx="432000" cy="1365769"/>
                              <a:chOff x="2346723" y="4426235"/>
                              <a:chExt cx="551222" cy="1982365"/>
                            </a:xfrm>
                          </wpg:grpSpPr>
                          <wpg:grpSp>
                            <wpg:cNvPr id="45" name="组合 90"/>
                            <wpg:cNvGrpSpPr/>
                            <wpg:grpSpPr>
                              <a:xfrm rot="5400000">
                                <a:off x="1768118" y="5288159"/>
                                <a:ext cx="1699070" cy="541811"/>
                                <a:chOff x="2520342" y="4955135"/>
                                <a:chExt cx="3837942" cy="2757793"/>
                              </a:xfrm>
                              <a:effectLst>
                                <a:outerShdw blurRad="381000" dist="254000" dir="8100000" algn="t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g:grpSpPr>
                            <wps:wsp>
                              <wps:cNvPr id="46" name="圆角矩形 93"/>
                              <wps:cNvSpPr/>
                              <wps:spPr>
                                <a:xfrm>
                                  <a:off x="2520342" y="4955135"/>
                                  <a:ext cx="3837942" cy="2757793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62000">
                                      <a:schemeClr val="bg1">
                                        <a:lumMod val="9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81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vert="horz" rtlCol="0" anchor="ctr"/>
                            </wps:wsp>
                            <wps:wsp>
                              <wps:cNvPr id="47" name="圆角矩形 94"/>
                              <wps:cNvSpPr/>
                              <wps:spPr>
                                <a:xfrm>
                                  <a:off x="2538137" y="5041808"/>
                                  <a:ext cx="3742171" cy="2584455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42000">
                                      <a:srgbClr val="F0F0F0"/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189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vert="horz" rtlCol="0" anchor="ctr"/>
                            </wps:wsp>
                          </wpg:grpSp>
                          <wps:wsp>
                            <wps:cNvPr id="48" name="标题 4"/>
                            <wps:cNvSpPr txBox="1"/>
                            <wps:spPr>
                              <a:xfrm rot="5400000">
                                <a:off x="1811132" y="5005876"/>
                                <a:ext cx="1628141" cy="468860"/>
                              </a:xfrm>
                              <a:prstGeom prst="rect">
                                <a:avLst/>
                              </a:prstGeom>
                            </wps:spPr>
                            <wps:bodyPr vert="horz" lIns="91440" tIns="45720" rIns="91440" bIns="45720" rtlCol="0" anchor="ctr">
                              <a:noAutofit/>
                            </wps:bodyPr>
                          </wps:wsp>
                          <wps:wsp>
                            <wps:cNvPr id="49" name="标题 4"/>
                            <wps:cNvSpPr txBox="1"/>
                            <wps:spPr>
                              <a:xfrm>
                                <a:off x="2346723" y="4732601"/>
                                <a:ext cx="551222" cy="1628141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12952711" w14:textId="77777777" w:rsidR="000A4577" w:rsidRPr="00CE7F46" w:rsidRDefault="000A4577" w:rsidP="000A4577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color w:val="000000" w:themeColor="text1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E7F46">
                                    <w:rPr>
                                      <w:rFonts w:ascii="Arial" w:eastAsia="Microsoft YaHei" w:hAnsi="Arial" w:cs="Arial"/>
                                      <w:b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Trainee</w:t>
                                  </w:r>
                                </w:p>
                              </w:txbxContent>
                            </wps:txbx>
                            <wps:bodyPr vert="eaVert" lIns="91440" tIns="45720" rIns="91440" bIns="45720" rtlCol="0" anchor="ctr">
                              <a:noAutofit/>
                            </wps:bodyPr>
                          </wps:wsp>
                        </wpg:grpSp>
                        <wps:wsp>
                          <wps:cNvPr id="50" name="Freeform 105"/>
                          <wps:cNvSpPr/>
                          <wps:spPr bwMode="auto">
                            <a:xfrm>
                              <a:off x="463649" y="4534196"/>
                              <a:ext cx="275238" cy="306556"/>
                            </a:xfrm>
                            <a:custGeom>
                              <a:avLst/>
                              <a:gdLst>
                                <a:gd name="T0" fmla="*/ 251 w 256"/>
                                <a:gd name="T1" fmla="*/ 106 h 244"/>
                                <a:gd name="T2" fmla="*/ 251 w 256"/>
                                <a:gd name="T3" fmla="*/ 106 h 244"/>
                                <a:gd name="T4" fmla="*/ 187 w 256"/>
                                <a:gd name="T5" fmla="*/ 152 h 244"/>
                                <a:gd name="T6" fmla="*/ 211 w 256"/>
                                <a:gd name="T7" fmla="*/ 228 h 244"/>
                                <a:gd name="T8" fmla="*/ 212 w 256"/>
                                <a:gd name="T9" fmla="*/ 232 h 244"/>
                                <a:gd name="T10" fmla="*/ 200 w 256"/>
                                <a:gd name="T11" fmla="*/ 244 h 244"/>
                                <a:gd name="T12" fmla="*/ 193 w 256"/>
                                <a:gd name="T13" fmla="*/ 242 h 244"/>
                                <a:gd name="T14" fmla="*/ 193 w 256"/>
                                <a:gd name="T15" fmla="*/ 242 h 244"/>
                                <a:gd name="T16" fmla="*/ 128 w 256"/>
                                <a:gd name="T17" fmla="*/ 195 h 244"/>
                                <a:gd name="T18" fmla="*/ 63 w 256"/>
                                <a:gd name="T19" fmla="*/ 242 h 244"/>
                                <a:gd name="T20" fmla="*/ 63 w 256"/>
                                <a:gd name="T21" fmla="*/ 242 h 244"/>
                                <a:gd name="T22" fmla="*/ 56 w 256"/>
                                <a:gd name="T23" fmla="*/ 244 h 244"/>
                                <a:gd name="T24" fmla="*/ 44 w 256"/>
                                <a:gd name="T25" fmla="*/ 232 h 244"/>
                                <a:gd name="T26" fmla="*/ 45 w 256"/>
                                <a:gd name="T27" fmla="*/ 228 h 244"/>
                                <a:gd name="T28" fmla="*/ 69 w 256"/>
                                <a:gd name="T29" fmla="*/ 152 h 244"/>
                                <a:gd name="T30" fmla="*/ 5 w 256"/>
                                <a:gd name="T31" fmla="*/ 106 h 244"/>
                                <a:gd name="T32" fmla="*/ 0 w 256"/>
                                <a:gd name="T33" fmla="*/ 96 h 244"/>
                                <a:gd name="T34" fmla="*/ 12 w 256"/>
                                <a:gd name="T35" fmla="*/ 84 h 244"/>
                                <a:gd name="T36" fmla="*/ 92 w 256"/>
                                <a:gd name="T37" fmla="*/ 84 h 244"/>
                                <a:gd name="T38" fmla="*/ 117 w 256"/>
                                <a:gd name="T39" fmla="*/ 8 h 244"/>
                                <a:gd name="T40" fmla="*/ 128 w 256"/>
                                <a:gd name="T41" fmla="*/ 0 h 244"/>
                                <a:gd name="T42" fmla="*/ 139 w 256"/>
                                <a:gd name="T43" fmla="*/ 8 h 244"/>
                                <a:gd name="T44" fmla="*/ 164 w 256"/>
                                <a:gd name="T45" fmla="*/ 84 h 244"/>
                                <a:gd name="T46" fmla="*/ 244 w 256"/>
                                <a:gd name="T47" fmla="*/ 84 h 244"/>
                                <a:gd name="T48" fmla="*/ 256 w 256"/>
                                <a:gd name="T49" fmla="*/ 96 h 244"/>
                                <a:gd name="T50" fmla="*/ 251 w 256"/>
                                <a:gd name="T51" fmla="*/ 106 h 2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56" h="244">
                                  <a:moveTo>
                                    <a:pt x="251" y="106"/>
                                  </a:moveTo>
                                  <a:cubicBezTo>
                                    <a:pt x="251" y="106"/>
                                    <a:pt x="251" y="106"/>
                                    <a:pt x="251" y="106"/>
                                  </a:cubicBezTo>
                                  <a:cubicBezTo>
                                    <a:pt x="187" y="152"/>
                                    <a:pt x="187" y="152"/>
                                    <a:pt x="187" y="152"/>
                                  </a:cubicBezTo>
                                  <a:cubicBezTo>
                                    <a:pt x="211" y="228"/>
                                    <a:pt x="211" y="228"/>
                                    <a:pt x="211" y="228"/>
                                  </a:cubicBezTo>
                                  <a:cubicBezTo>
                                    <a:pt x="212" y="229"/>
                                    <a:pt x="212" y="231"/>
                                    <a:pt x="212" y="232"/>
                                  </a:cubicBezTo>
                                  <a:cubicBezTo>
                                    <a:pt x="212" y="239"/>
                                    <a:pt x="207" y="244"/>
                                    <a:pt x="200" y="244"/>
                                  </a:cubicBezTo>
                                  <a:cubicBezTo>
                                    <a:pt x="197" y="244"/>
                                    <a:pt x="195" y="243"/>
                                    <a:pt x="193" y="242"/>
                                  </a:cubicBezTo>
                                  <a:cubicBezTo>
                                    <a:pt x="193" y="242"/>
                                    <a:pt x="193" y="242"/>
                                    <a:pt x="193" y="242"/>
                                  </a:cubicBezTo>
                                  <a:cubicBezTo>
                                    <a:pt x="128" y="195"/>
                                    <a:pt x="128" y="195"/>
                                    <a:pt x="128" y="195"/>
                                  </a:cubicBezTo>
                                  <a:cubicBezTo>
                                    <a:pt x="63" y="242"/>
                                    <a:pt x="63" y="242"/>
                                    <a:pt x="63" y="242"/>
                                  </a:cubicBezTo>
                                  <a:cubicBezTo>
                                    <a:pt x="63" y="242"/>
                                    <a:pt x="63" y="242"/>
                                    <a:pt x="63" y="242"/>
                                  </a:cubicBezTo>
                                  <a:cubicBezTo>
                                    <a:pt x="61" y="243"/>
                                    <a:pt x="59" y="244"/>
                                    <a:pt x="56" y="244"/>
                                  </a:cubicBezTo>
                                  <a:cubicBezTo>
                                    <a:pt x="49" y="244"/>
                                    <a:pt x="44" y="239"/>
                                    <a:pt x="44" y="232"/>
                                  </a:cubicBezTo>
                                  <a:cubicBezTo>
                                    <a:pt x="44" y="231"/>
                                    <a:pt x="44" y="229"/>
                                    <a:pt x="45" y="228"/>
                                  </a:cubicBezTo>
                                  <a:cubicBezTo>
                                    <a:pt x="69" y="152"/>
                                    <a:pt x="69" y="152"/>
                                    <a:pt x="69" y="152"/>
                                  </a:cubicBezTo>
                                  <a:cubicBezTo>
                                    <a:pt x="5" y="106"/>
                                    <a:pt x="5" y="106"/>
                                    <a:pt x="5" y="106"/>
                                  </a:cubicBezTo>
                                  <a:cubicBezTo>
                                    <a:pt x="2" y="104"/>
                                    <a:pt x="0" y="100"/>
                                    <a:pt x="0" y="96"/>
                                  </a:cubicBezTo>
                                  <a:cubicBezTo>
                                    <a:pt x="0" y="89"/>
                                    <a:pt x="5" y="84"/>
                                    <a:pt x="12" y="84"/>
                                  </a:cubicBezTo>
                                  <a:cubicBezTo>
                                    <a:pt x="92" y="84"/>
                                    <a:pt x="92" y="84"/>
                                    <a:pt x="92" y="84"/>
                                  </a:cubicBezTo>
                                  <a:cubicBezTo>
                                    <a:pt x="117" y="8"/>
                                    <a:pt x="117" y="8"/>
                                    <a:pt x="117" y="8"/>
                                  </a:cubicBezTo>
                                  <a:cubicBezTo>
                                    <a:pt x="118" y="4"/>
                                    <a:pt x="123" y="0"/>
                                    <a:pt x="128" y="0"/>
                                  </a:cubicBezTo>
                                  <a:cubicBezTo>
                                    <a:pt x="133" y="0"/>
                                    <a:pt x="138" y="4"/>
                                    <a:pt x="139" y="8"/>
                                  </a:cubicBezTo>
                                  <a:cubicBezTo>
                                    <a:pt x="164" y="84"/>
                                    <a:pt x="164" y="84"/>
                                    <a:pt x="164" y="84"/>
                                  </a:cubicBezTo>
                                  <a:cubicBezTo>
                                    <a:pt x="244" y="84"/>
                                    <a:pt x="244" y="84"/>
                                    <a:pt x="244" y="84"/>
                                  </a:cubicBezTo>
                                  <a:cubicBezTo>
                                    <a:pt x="251" y="84"/>
                                    <a:pt x="256" y="89"/>
                                    <a:pt x="256" y="96"/>
                                  </a:cubicBezTo>
                                  <a:cubicBezTo>
                                    <a:pt x="256" y="100"/>
                                    <a:pt x="254" y="104"/>
                                    <a:pt x="251" y="106"/>
                                  </a:cubicBezTo>
                                </a:path>
                              </a:pathLst>
                            </a:custGeom>
                            <a:solidFill>
                              <a:srgbClr val="F5C058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51" name="Freeform 105"/>
                          <wps:cNvSpPr/>
                          <wps:spPr bwMode="auto">
                            <a:xfrm>
                              <a:off x="2427958" y="4534196"/>
                              <a:ext cx="275238" cy="306556"/>
                            </a:xfrm>
                            <a:custGeom>
                              <a:avLst/>
                              <a:gdLst>
                                <a:gd name="T0" fmla="*/ 251 w 256"/>
                                <a:gd name="T1" fmla="*/ 106 h 244"/>
                                <a:gd name="T2" fmla="*/ 251 w 256"/>
                                <a:gd name="T3" fmla="*/ 106 h 244"/>
                                <a:gd name="T4" fmla="*/ 187 w 256"/>
                                <a:gd name="T5" fmla="*/ 152 h 244"/>
                                <a:gd name="T6" fmla="*/ 211 w 256"/>
                                <a:gd name="T7" fmla="*/ 228 h 244"/>
                                <a:gd name="T8" fmla="*/ 212 w 256"/>
                                <a:gd name="T9" fmla="*/ 232 h 244"/>
                                <a:gd name="T10" fmla="*/ 200 w 256"/>
                                <a:gd name="T11" fmla="*/ 244 h 244"/>
                                <a:gd name="T12" fmla="*/ 193 w 256"/>
                                <a:gd name="T13" fmla="*/ 242 h 244"/>
                                <a:gd name="T14" fmla="*/ 193 w 256"/>
                                <a:gd name="T15" fmla="*/ 242 h 244"/>
                                <a:gd name="T16" fmla="*/ 128 w 256"/>
                                <a:gd name="T17" fmla="*/ 195 h 244"/>
                                <a:gd name="T18" fmla="*/ 63 w 256"/>
                                <a:gd name="T19" fmla="*/ 242 h 244"/>
                                <a:gd name="T20" fmla="*/ 63 w 256"/>
                                <a:gd name="T21" fmla="*/ 242 h 244"/>
                                <a:gd name="T22" fmla="*/ 56 w 256"/>
                                <a:gd name="T23" fmla="*/ 244 h 244"/>
                                <a:gd name="T24" fmla="*/ 44 w 256"/>
                                <a:gd name="T25" fmla="*/ 232 h 244"/>
                                <a:gd name="T26" fmla="*/ 45 w 256"/>
                                <a:gd name="T27" fmla="*/ 228 h 244"/>
                                <a:gd name="T28" fmla="*/ 69 w 256"/>
                                <a:gd name="T29" fmla="*/ 152 h 244"/>
                                <a:gd name="T30" fmla="*/ 5 w 256"/>
                                <a:gd name="T31" fmla="*/ 106 h 244"/>
                                <a:gd name="T32" fmla="*/ 0 w 256"/>
                                <a:gd name="T33" fmla="*/ 96 h 244"/>
                                <a:gd name="T34" fmla="*/ 12 w 256"/>
                                <a:gd name="T35" fmla="*/ 84 h 244"/>
                                <a:gd name="T36" fmla="*/ 92 w 256"/>
                                <a:gd name="T37" fmla="*/ 84 h 244"/>
                                <a:gd name="T38" fmla="*/ 117 w 256"/>
                                <a:gd name="T39" fmla="*/ 8 h 244"/>
                                <a:gd name="T40" fmla="*/ 128 w 256"/>
                                <a:gd name="T41" fmla="*/ 0 h 244"/>
                                <a:gd name="T42" fmla="*/ 139 w 256"/>
                                <a:gd name="T43" fmla="*/ 8 h 244"/>
                                <a:gd name="T44" fmla="*/ 164 w 256"/>
                                <a:gd name="T45" fmla="*/ 84 h 244"/>
                                <a:gd name="T46" fmla="*/ 244 w 256"/>
                                <a:gd name="T47" fmla="*/ 84 h 244"/>
                                <a:gd name="T48" fmla="*/ 256 w 256"/>
                                <a:gd name="T49" fmla="*/ 96 h 244"/>
                                <a:gd name="T50" fmla="*/ 251 w 256"/>
                                <a:gd name="T51" fmla="*/ 106 h 2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56" h="244">
                                  <a:moveTo>
                                    <a:pt x="251" y="106"/>
                                  </a:moveTo>
                                  <a:cubicBezTo>
                                    <a:pt x="251" y="106"/>
                                    <a:pt x="251" y="106"/>
                                    <a:pt x="251" y="106"/>
                                  </a:cubicBezTo>
                                  <a:cubicBezTo>
                                    <a:pt x="187" y="152"/>
                                    <a:pt x="187" y="152"/>
                                    <a:pt x="187" y="152"/>
                                  </a:cubicBezTo>
                                  <a:cubicBezTo>
                                    <a:pt x="211" y="228"/>
                                    <a:pt x="211" y="228"/>
                                    <a:pt x="211" y="228"/>
                                  </a:cubicBezTo>
                                  <a:cubicBezTo>
                                    <a:pt x="212" y="229"/>
                                    <a:pt x="212" y="231"/>
                                    <a:pt x="212" y="232"/>
                                  </a:cubicBezTo>
                                  <a:cubicBezTo>
                                    <a:pt x="212" y="239"/>
                                    <a:pt x="207" y="244"/>
                                    <a:pt x="200" y="244"/>
                                  </a:cubicBezTo>
                                  <a:cubicBezTo>
                                    <a:pt x="197" y="244"/>
                                    <a:pt x="195" y="243"/>
                                    <a:pt x="193" y="242"/>
                                  </a:cubicBezTo>
                                  <a:cubicBezTo>
                                    <a:pt x="193" y="242"/>
                                    <a:pt x="193" y="242"/>
                                    <a:pt x="193" y="242"/>
                                  </a:cubicBezTo>
                                  <a:cubicBezTo>
                                    <a:pt x="128" y="195"/>
                                    <a:pt x="128" y="195"/>
                                    <a:pt x="128" y="195"/>
                                  </a:cubicBezTo>
                                  <a:cubicBezTo>
                                    <a:pt x="63" y="242"/>
                                    <a:pt x="63" y="242"/>
                                    <a:pt x="63" y="242"/>
                                  </a:cubicBezTo>
                                  <a:cubicBezTo>
                                    <a:pt x="63" y="242"/>
                                    <a:pt x="63" y="242"/>
                                    <a:pt x="63" y="242"/>
                                  </a:cubicBezTo>
                                  <a:cubicBezTo>
                                    <a:pt x="61" y="243"/>
                                    <a:pt x="59" y="244"/>
                                    <a:pt x="56" y="244"/>
                                  </a:cubicBezTo>
                                  <a:cubicBezTo>
                                    <a:pt x="49" y="244"/>
                                    <a:pt x="44" y="239"/>
                                    <a:pt x="44" y="232"/>
                                  </a:cubicBezTo>
                                  <a:cubicBezTo>
                                    <a:pt x="44" y="231"/>
                                    <a:pt x="44" y="229"/>
                                    <a:pt x="45" y="228"/>
                                  </a:cubicBezTo>
                                  <a:cubicBezTo>
                                    <a:pt x="69" y="152"/>
                                    <a:pt x="69" y="152"/>
                                    <a:pt x="69" y="152"/>
                                  </a:cubicBezTo>
                                  <a:cubicBezTo>
                                    <a:pt x="5" y="106"/>
                                    <a:pt x="5" y="106"/>
                                    <a:pt x="5" y="106"/>
                                  </a:cubicBezTo>
                                  <a:cubicBezTo>
                                    <a:pt x="2" y="104"/>
                                    <a:pt x="0" y="100"/>
                                    <a:pt x="0" y="96"/>
                                  </a:cubicBezTo>
                                  <a:cubicBezTo>
                                    <a:pt x="0" y="89"/>
                                    <a:pt x="5" y="84"/>
                                    <a:pt x="12" y="84"/>
                                  </a:cubicBezTo>
                                  <a:cubicBezTo>
                                    <a:pt x="92" y="84"/>
                                    <a:pt x="92" y="84"/>
                                    <a:pt x="92" y="84"/>
                                  </a:cubicBezTo>
                                  <a:cubicBezTo>
                                    <a:pt x="117" y="8"/>
                                    <a:pt x="117" y="8"/>
                                    <a:pt x="117" y="8"/>
                                  </a:cubicBezTo>
                                  <a:cubicBezTo>
                                    <a:pt x="118" y="4"/>
                                    <a:pt x="123" y="0"/>
                                    <a:pt x="128" y="0"/>
                                  </a:cubicBezTo>
                                  <a:cubicBezTo>
                                    <a:pt x="133" y="0"/>
                                    <a:pt x="138" y="4"/>
                                    <a:pt x="139" y="8"/>
                                  </a:cubicBezTo>
                                  <a:cubicBezTo>
                                    <a:pt x="164" y="84"/>
                                    <a:pt x="164" y="84"/>
                                    <a:pt x="164" y="84"/>
                                  </a:cubicBezTo>
                                  <a:cubicBezTo>
                                    <a:pt x="244" y="84"/>
                                    <a:pt x="244" y="84"/>
                                    <a:pt x="244" y="84"/>
                                  </a:cubicBezTo>
                                  <a:cubicBezTo>
                                    <a:pt x="251" y="84"/>
                                    <a:pt x="256" y="89"/>
                                    <a:pt x="256" y="96"/>
                                  </a:cubicBezTo>
                                  <a:cubicBezTo>
                                    <a:pt x="256" y="100"/>
                                    <a:pt x="254" y="104"/>
                                    <a:pt x="251" y="106"/>
                                  </a:cubicBezTo>
                                </a:path>
                              </a:pathLst>
                            </a:custGeom>
                            <a:solidFill>
                              <a:srgbClr val="F5C058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52" name="Line 104"/>
                          <wps:cNvCnPr/>
                          <wps:spPr bwMode="auto">
                            <a:xfrm flipH="1">
                              <a:off x="4299167" y="1479703"/>
                              <a:ext cx="847610" cy="0"/>
                            </a:xfrm>
                            <a:prstGeom prst="line">
                              <a:avLst/>
                            </a:prstGeom>
                            <a:noFill/>
                            <a:ln w="12700" cap="flat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prstDash val="solid"/>
                              <a:miter lim="800000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" name="Line 104"/>
                          <wps:cNvCnPr/>
                          <wps:spPr bwMode="auto">
                            <a:xfrm flipH="1">
                              <a:off x="4299167" y="543600"/>
                              <a:ext cx="998" cy="1692000"/>
                            </a:xfrm>
                            <a:prstGeom prst="line">
                              <a:avLst/>
                            </a:prstGeom>
                            <a:noFill/>
                            <a:ln w="12700" cap="flat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prstDash val="solid"/>
                              <a:miter lim="800000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54" name="组合 12"/>
                          <wpg:cNvGrpSpPr/>
                          <wpg:grpSpPr>
                            <a:xfrm>
                              <a:off x="3456236" y="0"/>
                              <a:ext cx="1687860" cy="543600"/>
                              <a:chOff x="3456236" y="0"/>
                              <a:chExt cx="2348811" cy="749005"/>
                            </a:xfrm>
                          </wpg:grpSpPr>
                          <wpg:grpSp>
                            <wpg:cNvPr id="55" name="组合 13"/>
                            <wpg:cNvGrpSpPr/>
                            <wpg:grpSpPr>
                              <a:xfrm>
                                <a:off x="3456236" y="0"/>
                                <a:ext cx="2348811" cy="749005"/>
                                <a:chOff x="3456236" y="0"/>
                                <a:chExt cx="3837944" cy="2757793"/>
                              </a:xfrm>
                              <a:effectLst>
                                <a:outerShdw blurRad="381000" dist="254000" dir="8100000" algn="t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g:grpSpPr>
                            <wps:wsp>
                              <wps:cNvPr id="56" name="圆角矩形 15"/>
                              <wps:cNvSpPr/>
                              <wps:spPr>
                                <a:xfrm>
                                  <a:off x="3456236" y="0"/>
                                  <a:ext cx="3837944" cy="2757793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62000">
                                      <a:schemeClr val="bg1">
                                        <a:lumMod val="9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81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57" name="圆角矩形 16"/>
                              <wps:cNvSpPr/>
                              <wps:spPr>
                                <a:xfrm>
                                  <a:off x="3504123" y="86671"/>
                                  <a:ext cx="3742172" cy="2584451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42000">
                                      <a:srgbClr val="F0F0F0"/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189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grpSp>
                          <wps:wsp>
                            <wps:cNvPr id="58" name="标题 4"/>
                            <wps:cNvSpPr txBox="1"/>
                            <wps:spPr>
                              <a:xfrm>
                                <a:off x="3816276" y="127185"/>
                                <a:ext cx="1649338" cy="46886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72A96201" w14:textId="77777777" w:rsidR="000A4577" w:rsidRPr="00CE7F46" w:rsidRDefault="000A4577" w:rsidP="000A4577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color w:val="000000" w:themeColor="text1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E7F46">
                                    <w:rPr>
                                      <w:rFonts w:ascii="Arial" w:eastAsia="Microsoft YaHei" w:hAnsi="Arial" w:cs="Arial"/>
                                      <w:b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President</w:t>
                                  </w:r>
                                </w:p>
                              </w:txbxContent>
                            </wps:txbx>
                            <wps:bodyPr vert="horz" lIns="91440" tIns="45720" rIns="91440" bIns="45720" rtlCol="0" anchor="ctr">
                              <a:noAutofit/>
                            </wps:bodyPr>
                          </wps:wsp>
                        </wpg:grpSp>
                        <wpg:grpSp>
                          <wpg:cNvPr id="59" name="组合 17"/>
                          <wpg:cNvGrpSpPr/>
                          <wpg:grpSpPr>
                            <a:xfrm>
                              <a:off x="1569317" y="883286"/>
                              <a:ext cx="1899135" cy="541811"/>
                              <a:chOff x="1360713" y="883286"/>
                              <a:chExt cx="2532839" cy="541811"/>
                            </a:xfrm>
                          </wpg:grpSpPr>
                          <wpg:grpSp>
                            <wpg:cNvPr id="60" name="组合 18"/>
                            <wpg:cNvGrpSpPr/>
                            <wpg:grpSpPr>
                              <a:xfrm>
                                <a:off x="1360713" y="883286"/>
                                <a:ext cx="2532839" cy="541811"/>
                                <a:chOff x="2194480" y="883286"/>
                                <a:chExt cx="3837944" cy="2757793"/>
                              </a:xfrm>
                              <a:effectLst>
                                <a:outerShdw blurRad="381000" dist="254000" dir="8100000" algn="t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g:grpSpPr>
                            <wps:wsp>
                              <wps:cNvPr id="61" name="圆角矩形 20"/>
                              <wps:cNvSpPr/>
                              <wps:spPr>
                                <a:xfrm>
                                  <a:off x="2194480" y="883286"/>
                                  <a:ext cx="3837944" cy="2757793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62000">
                                      <a:schemeClr val="bg1">
                                        <a:lumMod val="9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81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62" name="圆角矩形 21"/>
                              <wps:cNvSpPr/>
                              <wps:spPr>
                                <a:xfrm>
                                  <a:off x="2242367" y="969957"/>
                                  <a:ext cx="3742172" cy="2584451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42000">
                                      <a:srgbClr val="F0F0F0"/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189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grpSp>
                          <wps:wsp>
                            <wps:cNvPr id="63" name="标题 4"/>
                            <wps:cNvSpPr txBox="1"/>
                            <wps:spPr>
                              <a:xfrm>
                                <a:off x="1519826" y="912211"/>
                                <a:ext cx="2352528" cy="46886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0CB2E685" w14:textId="77777777" w:rsidR="000A4577" w:rsidRPr="00CE7F46" w:rsidRDefault="000A4577" w:rsidP="000A4577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color w:val="000000" w:themeColor="text1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E7F46">
                                    <w:rPr>
                                      <w:rFonts w:ascii="Arial" w:eastAsia="Microsoft YaHei" w:hAnsi="Arial" w:cs="Arial"/>
                                      <w:b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Vice</w:t>
                                  </w:r>
                                  <w:r w:rsidR="00CE7F46">
                                    <w:rPr>
                                      <w:rFonts w:cstheme="minorBidi" w:hint="cs"/>
                                      <w:color w:val="000000" w:themeColor="text1"/>
                                      <w:sz w:val="22"/>
                                      <w:szCs w:val="22"/>
                                      <w:cs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CE7F46">
                                    <w:rPr>
                                      <w:rFonts w:ascii="Arial" w:eastAsia="Microsoft YaHei" w:hAnsi="Arial" w:cs="Arial"/>
                                      <w:b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President</w:t>
                                  </w:r>
                                </w:p>
                              </w:txbxContent>
                            </wps:txbx>
                            <wps:bodyPr vert="horz" lIns="91440" tIns="45720" rIns="91440" bIns="45720" rtlCol="0" anchor="ctr">
                              <a:noAutofit/>
                            </wps:bodyPr>
                          </wps:wsp>
                        </wpg:grpSp>
                        <wpg:grpSp>
                          <wpg:cNvPr id="64" name="组合 22"/>
                          <wpg:cNvGrpSpPr/>
                          <wpg:grpSpPr>
                            <a:xfrm>
                              <a:off x="5131880" y="1225925"/>
                              <a:ext cx="1273971" cy="541811"/>
                              <a:chOff x="5131880" y="1225925"/>
                              <a:chExt cx="1699070" cy="541811"/>
                            </a:xfrm>
                          </wpg:grpSpPr>
                          <wpg:grpSp>
                            <wpg:cNvPr id="65" name="组合 23"/>
                            <wpg:cNvGrpSpPr/>
                            <wpg:grpSpPr>
                              <a:xfrm>
                                <a:off x="5131880" y="1225925"/>
                                <a:ext cx="1699070" cy="541811"/>
                                <a:chOff x="5131880" y="1225925"/>
                                <a:chExt cx="3837944" cy="2757793"/>
                              </a:xfrm>
                              <a:effectLst>
                                <a:outerShdw blurRad="381000" dist="254000" dir="8100000" algn="t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g:grpSpPr>
                            <wps:wsp>
                              <wps:cNvPr id="67" name="圆角矩形 25"/>
                              <wps:cNvSpPr/>
                              <wps:spPr>
                                <a:xfrm>
                                  <a:off x="5131880" y="1225925"/>
                                  <a:ext cx="3837944" cy="2757793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62000">
                                      <a:schemeClr val="bg1">
                                        <a:lumMod val="9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81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68" name="圆角矩形 26"/>
                              <wps:cNvSpPr/>
                              <wps:spPr>
                                <a:xfrm>
                                  <a:off x="5179767" y="1312596"/>
                                  <a:ext cx="3742172" cy="2584451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42000">
                                      <a:srgbClr val="F0F0F0"/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189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grpSp>
                          <wps:wsp>
                            <wps:cNvPr id="69" name="标题 4"/>
                            <wps:cNvSpPr txBox="1"/>
                            <wps:spPr>
                              <a:xfrm>
                                <a:off x="5181610" y="1254850"/>
                                <a:ext cx="1628141" cy="46886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710F9EF5" w14:textId="77777777" w:rsidR="000A4577" w:rsidRPr="00CE7F46" w:rsidRDefault="000A4577" w:rsidP="000A4577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color w:val="000000" w:themeColor="text1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E7F46">
                                    <w:rPr>
                                      <w:rFonts w:ascii="Arial" w:eastAsia="Microsoft YaHei" w:hAnsi="Arial" w:cs="Arial"/>
                                      <w:b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AGM.</w:t>
                                  </w:r>
                                </w:p>
                              </w:txbxContent>
                            </wps:txbx>
                            <wps:bodyPr vert="horz" lIns="91440" tIns="45720" rIns="91440" bIns="45720" rtlCol="0" anchor="ctr">
                              <a:noAutofit/>
                            </wps:bodyPr>
                          </wps:wsp>
                        </wpg:grpSp>
                        <wpg:grpSp>
                          <wpg:cNvPr id="70" name="组合 28"/>
                          <wpg:cNvGrpSpPr/>
                          <wpg:grpSpPr>
                            <a:xfrm>
                              <a:off x="1590420" y="2980906"/>
                              <a:ext cx="5163449" cy="1593430"/>
                              <a:chOff x="1590420" y="2980906"/>
                              <a:chExt cx="7836336" cy="1593430"/>
                            </a:xfrm>
                          </wpg:grpSpPr>
                          <wps:wsp>
                            <wps:cNvPr id="71" name="Line 106"/>
                            <wps:cNvCnPr/>
                            <wps:spPr bwMode="auto">
                              <a:xfrm flipH="1">
                                <a:off x="1616256" y="2980906"/>
                                <a:ext cx="781050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prstDash val="solid"/>
                                <a:miter lim="800000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2" name="Line 107"/>
                            <wps:cNvCnPr/>
                            <wps:spPr bwMode="auto">
                              <a:xfrm>
                                <a:off x="9425169" y="2980906"/>
                                <a:ext cx="1586" cy="910231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prstDash val="solid"/>
                                <a:miter lim="800000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3" name="Line 112"/>
                            <wps:cNvCnPr/>
                            <wps:spPr bwMode="auto">
                              <a:xfrm>
                                <a:off x="1590420" y="2980907"/>
                                <a:ext cx="25837" cy="1593429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prstDash val="solid"/>
                                <a:miter lim="800000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74" name="Line 104"/>
                          <wps:cNvCnPr/>
                          <wps:spPr bwMode="auto">
                            <a:xfrm>
                              <a:off x="4300166" y="2414245"/>
                              <a:ext cx="0" cy="505619"/>
                            </a:xfrm>
                            <a:prstGeom prst="line">
                              <a:avLst/>
                            </a:prstGeom>
                            <a:noFill/>
                            <a:ln w="12700" cap="flat"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prstDash val="solid"/>
                              <a:miter lim="800000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5" name="组合 38"/>
                          <wpg:cNvGrpSpPr/>
                          <wpg:grpSpPr>
                            <a:xfrm>
                              <a:off x="3652262" y="1873997"/>
                              <a:ext cx="1273971" cy="541811"/>
                              <a:chOff x="3652262" y="1873997"/>
                              <a:chExt cx="1699070" cy="541811"/>
                            </a:xfrm>
                          </wpg:grpSpPr>
                          <wpg:grpSp>
                            <wpg:cNvPr id="76" name="组合 39"/>
                            <wpg:cNvGrpSpPr/>
                            <wpg:grpSpPr>
                              <a:xfrm>
                                <a:off x="3652262" y="1873997"/>
                                <a:ext cx="1699070" cy="541811"/>
                                <a:chOff x="3652262" y="1873997"/>
                                <a:chExt cx="3837944" cy="2757793"/>
                              </a:xfrm>
                              <a:effectLst>
                                <a:outerShdw blurRad="381000" dist="254000" dir="8100000" algn="t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g:grpSpPr>
                            <wps:wsp>
                              <wps:cNvPr id="78" name="圆角矩形 41"/>
                              <wps:cNvSpPr/>
                              <wps:spPr>
                                <a:xfrm>
                                  <a:off x="3652262" y="1873997"/>
                                  <a:ext cx="3837944" cy="2757793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62000">
                                      <a:schemeClr val="bg1">
                                        <a:lumMod val="9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81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79" name="圆角矩形 42"/>
                              <wps:cNvSpPr/>
                              <wps:spPr>
                                <a:xfrm>
                                  <a:off x="3700149" y="1960668"/>
                                  <a:ext cx="3742172" cy="2584451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42000">
                                      <a:srgbClr val="F0F0F0"/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189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grpSp>
                          <wps:wsp>
                            <wps:cNvPr id="80" name="标题 4"/>
                            <wps:cNvSpPr txBox="1"/>
                            <wps:spPr>
                              <a:xfrm>
                                <a:off x="3701992" y="1902922"/>
                                <a:ext cx="1628141" cy="46886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7DA94CE9" w14:textId="77777777" w:rsidR="000A4577" w:rsidRPr="00CE7F46" w:rsidRDefault="000A4577" w:rsidP="000A4577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color w:val="000000" w:themeColor="text1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E7F46">
                                    <w:rPr>
                                      <w:rFonts w:ascii="Arial" w:eastAsia="Microsoft YaHei" w:hAnsi="Arial" w:cs="Arial"/>
                                      <w:b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Manager</w:t>
                                  </w:r>
                                </w:p>
                              </w:txbxContent>
                            </wps:txbx>
                            <wps:bodyPr vert="horz" lIns="91440" tIns="45720" rIns="91440" bIns="45720" rtlCol="0" anchor="ctr">
                              <a:noAutofit/>
                            </wps:bodyPr>
                          </wps:wsp>
                        </wpg:grpSp>
                        <wpg:grpSp>
                          <wpg:cNvPr id="81" name="组合 73"/>
                          <wpg:cNvGrpSpPr/>
                          <wpg:grpSpPr>
                            <a:xfrm>
                              <a:off x="0" y="3531984"/>
                              <a:ext cx="1273971" cy="468000"/>
                              <a:chOff x="0" y="3531984"/>
                              <a:chExt cx="1699070" cy="541811"/>
                            </a:xfrm>
                          </wpg:grpSpPr>
                          <wpg:grpSp>
                            <wpg:cNvPr id="83" name="组合 74"/>
                            <wpg:cNvGrpSpPr/>
                            <wpg:grpSpPr>
                              <a:xfrm>
                                <a:off x="0" y="3531984"/>
                                <a:ext cx="1699070" cy="541811"/>
                                <a:chOff x="0" y="3531984"/>
                                <a:chExt cx="3837944" cy="2757793"/>
                              </a:xfrm>
                              <a:effectLst>
                                <a:outerShdw blurRad="381000" dist="254000" dir="8100000" algn="t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g:grpSpPr>
                            <wps:wsp>
                              <wps:cNvPr id="84" name="圆角矩形 76"/>
                              <wps:cNvSpPr/>
                              <wps:spPr>
                                <a:xfrm>
                                  <a:off x="0" y="3531984"/>
                                  <a:ext cx="3837944" cy="2757793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62000">
                                      <a:schemeClr val="bg1">
                                        <a:lumMod val="9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81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85" name="圆角矩形 77"/>
                              <wps:cNvSpPr/>
                              <wps:spPr>
                                <a:xfrm>
                                  <a:off x="47887" y="3618655"/>
                                  <a:ext cx="3742172" cy="2584451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42000">
                                      <a:srgbClr val="F0F0F0"/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189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grpSp>
                          <wps:wsp>
                            <wps:cNvPr id="86" name="标题 4"/>
                            <wps:cNvSpPr txBox="1"/>
                            <wps:spPr>
                              <a:xfrm>
                                <a:off x="49730" y="3560909"/>
                                <a:ext cx="1628141" cy="46886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108DE919" w14:textId="77777777" w:rsidR="000A4577" w:rsidRPr="00CE7F46" w:rsidRDefault="000A4577" w:rsidP="000A4577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color w:val="000000" w:themeColor="text1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E7F46">
                                    <w:rPr>
                                      <w:rFonts w:ascii="Arial" w:eastAsia="Microsoft YaHei" w:hAnsi="Arial" w:cs="Arial"/>
                                      <w:b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Staff (2p)</w:t>
                                  </w:r>
                                </w:p>
                              </w:txbxContent>
                            </wps:txbx>
                            <wps:bodyPr vert="horz" lIns="91440" tIns="45720" rIns="91440" bIns="45720" rtlCol="0" anchor="ctr">
                              <a:noAutofit/>
                            </wps:bodyPr>
                          </wps:wsp>
                        </wpg:grpSp>
                        <wpg:grpSp>
                          <wpg:cNvPr id="88" name="组合 111"/>
                          <wpg:cNvGrpSpPr/>
                          <wpg:grpSpPr>
                            <a:xfrm>
                              <a:off x="1222319" y="2626449"/>
                              <a:ext cx="864235" cy="809572"/>
                              <a:chOff x="1222320" y="2626449"/>
                              <a:chExt cx="720276" cy="693998"/>
                            </a:xfrm>
                          </wpg:grpSpPr>
                          <wps:wsp>
                            <wps:cNvPr id="90" name="Oval 9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35366" y="2626449"/>
                                <a:ext cx="693998" cy="693998"/>
                              </a:xfrm>
                              <a:prstGeom prst="ellipse">
                                <a:avLst/>
                              </a:prstGeom>
                              <a:gradFill>
                                <a:gsLst>
                                  <a:gs pos="0">
                                    <a:schemeClr val="bg1">
                                      <a:lumMod val="85000"/>
                                    </a:schemeClr>
                                  </a:gs>
                                  <a:gs pos="100000">
                                    <a:schemeClr val="bg1"/>
                                  </a:gs>
                                </a:gsLst>
                                <a:lin ang="2700000" scaled="1"/>
                              </a:gradFill>
                              <a:ln w="34925">
                                <a:gradFill>
                                  <a:gsLst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2700000" scaled="0"/>
                                </a:gradFill>
                              </a:ln>
                              <a:effectLst>
                                <a:outerShdw blurRad="165100" dist="635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91" name="文本框 123"/>
                            <wps:cNvSpPr txBox="1"/>
                            <wps:spPr>
                              <a:xfrm>
                                <a:off x="1222320" y="2813615"/>
                                <a:ext cx="720276" cy="27870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65CF7003" w14:textId="77777777" w:rsidR="000A4577" w:rsidRPr="00CE7F46" w:rsidRDefault="000A4577" w:rsidP="000A4577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color w:val="000000" w:themeColor="text1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E7F46">
                                    <w:rPr>
                                      <w:rFonts w:ascii="Arial" w:eastAsia="Microsoft YaHei" w:hAnsi="Arial" w:cs="Arial"/>
                                      <w:b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HRIS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wpg:grpSp>
                        <wps:wsp>
                          <wps:cNvPr id="92" name="Line 104"/>
                          <wps:cNvCnPr/>
                          <wps:spPr bwMode="auto">
                            <a:xfrm flipH="1">
                              <a:off x="3452555" y="1114280"/>
                              <a:ext cx="847610" cy="0"/>
                            </a:xfrm>
                            <a:prstGeom prst="line">
                              <a:avLst/>
                            </a:prstGeom>
                            <a:noFill/>
                            <a:ln w="12700" cap="flat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prstDash val="solid"/>
                              <a:miter lim="800000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93" name="组合 83"/>
                          <wpg:cNvGrpSpPr/>
                          <wpg:grpSpPr>
                            <a:xfrm rot="16200000">
                              <a:off x="6543524" y="4399500"/>
                              <a:ext cx="432000" cy="1170582"/>
                              <a:chOff x="6543524" y="4399500"/>
                              <a:chExt cx="551222" cy="1699070"/>
                            </a:xfrm>
                          </wpg:grpSpPr>
                          <wpg:grpSp>
                            <wpg:cNvPr id="94" name="组合 84"/>
                            <wpg:cNvGrpSpPr/>
                            <wpg:grpSpPr>
                              <a:xfrm rot="5400000">
                                <a:off x="5964895" y="4978129"/>
                                <a:ext cx="1699070" cy="541811"/>
                                <a:chOff x="5964895" y="4978129"/>
                                <a:chExt cx="3837944" cy="2757793"/>
                              </a:xfrm>
                              <a:effectLst>
                                <a:outerShdw blurRad="381000" dist="254000" dir="8100000" algn="t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g:grpSpPr>
                            <wps:wsp>
                              <wps:cNvPr id="95" name="圆角矩形 87"/>
                              <wps:cNvSpPr/>
                              <wps:spPr>
                                <a:xfrm>
                                  <a:off x="5964895" y="4978129"/>
                                  <a:ext cx="3837944" cy="2757793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62000">
                                      <a:schemeClr val="bg1">
                                        <a:lumMod val="9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81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vert="horz" rtlCol="0" anchor="ctr"/>
                            </wps:wsp>
                            <wps:wsp>
                              <wps:cNvPr id="96" name="圆角矩形 88"/>
                              <wps:cNvSpPr/>
                              <wps:spPr>
                                <a:xfrm>
                                  <a:off x="6012782" y="5064800"/>
                                  <a:ext cx="3742172" cy="2584451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42000">
                                      <a:srgbClr val="F0F0F0"/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189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vert="horz" rtlCol="0" anchor="ctr"/>
                            </wps:wsp>
                          </wpg:grpSp>
                          <wps:wsp>
                            <wps:cNvPr id="97" name="标题 4"/>
                            <wps:cNvSpPr txBox="1"/>
                            <wps:spPr>
                              <a:xfrm rot="5400000">
                                <a:off x="6007910" y="5028870"/>
                                <a:ext cx="1628141" cy="468860"/>
                              </a:xfrm>
                              <a:prstGeom prst="rect">
                                <a:avLst/>
                              </a:prstGeom>
                            </wps:spPr>
                            <wps:bodyPr vert="horz" lIns="91440" tIns="45720" rIns="91440" bIns="45720" rtlCol="0" anchor="ctr">
                              <a:noAutofit/>
                            </wps:bodyPr>
                          </wps:wsp>
                          <wps:wsp>
                            <wps:cNvPr id="98" name="标题 4"/>
                            <wps:cNvSpPr txBox="1"/>
                            <wps:spPr>
                              <a:xfrm>
                                <a:off x="6543524" y="4449229"/>
                                <a:ext cx="551222" cy="1628141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18ED97C3" w14:textId="77777777" w:rsidR="000A4577" w:rsidRPr="00CE7F46" w:rsidRDefault="000A4577" w:rsidP="000A4577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color w:val="000000" w:themeColor="text1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E7F46">
                                    <w:rPr>
                                      <w:rFonts w:ascii="Arial" w:eastAsia="Microsoft YaHei" w:hAnsi="Arial" w:cs="Arial"/>
                                      <w:b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Officer</w:t>
                                  </w:r>
                                </w:p>
                              </w:txbxContent>
                            </wps:txbx>
                            <wps:bodyPr vert="eaVert" lIns="91440" tIns="45720" rIns="91440" bIns="45720" rtlCol="0" anchor="ctr">
                              <a:noAutofit/>
                            </wps:bodyPr>
                          </wps:wsp>
                        </wpg:grpSp>
                        <wpg:grpSp>
                          <wpg:cNvPr id="99" name="组合 111"/>
                          <wpg:cNvGrpSpPr/>
                          <wpg:grpSpPr>
                            <a:xfrm>
                              <a:off x="3868148" y="2626356"/>
                              <a:ext cx="863600" cy="797564"/>
                              <a:chOff x="3868153" y="2626356"/>
                              <a:chExt cx="719747" cy="693998"/>
                            </a:xfrm>
                          </wpg:grpSpPr>
                          <wps:wsp>
                            <wps:cNvPr id="100" name="Oval 10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81208" y="2626356"/>
                                <a:ext cx="693998" cy="693998"/>
                              </a:xfrm>
                              <a:prstGeom prst="ellipse">
                                <a:avLst/>
                              </a:prstGeom>
                              <a:gradFill>
                                <a:gsLst>
                                  <a:gs pos="0">
                                    <a:schemeClr val="bg1">
                                      <a:lumMod val="85000"/>
                                    </a:schemeClr>
                                  </a:gs>
                                  <a:gs pos="100000">
                                    <a:schemeClr val="bg1"/>
                                  </a:gs>
                                </a:gsLst>
                                <a:lin ang="2700000" scaled="1"/>
                              </a:gradFill>
                              <a:ln w="34925">
                                <a:gradFill>
                                  <a:gsLst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2700000" scaled="0"/>
                                </a:gradFill>
                              </a:ln>
                              <a:effectLst>
                                <a:outerShdw blurRad="165100" dist="635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01" name="文本框 123"/>
                            <wps:cNvSpPr txBox="1"/>
                            <wps:spPr>
                              <a:xfrm>
                                <a:off x="3868153" y="2813521"/>
                                <a:ext cx="719747" cy="282902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56D7BED2" w14:textId="77777777" w:rsidR="000A4577" w:rsidRPr="00CE7F46" w:rsidRDefault="000A4577" w:rsidP="000A4577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color w:val="000000" w:themeColor="text1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E7F46">
                                    <w:rPr>
                                      <w:rFonts w:ascii="Arial" w:eastAsia="Microsoft YaHei" w:hAnsi="Arial" w:cs="Arial"/>
                                      <w:b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SD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wpg:grpSp>
                        <wpg:grpSp>
                          <wpg:cNvPr id="102" name="组合 73"/>
                          <wpg:cNvGrpSpPr/>
                          <wpg:grpSpPr>
                            <a:xfrm>
                              <a:off x="6122539" y="3908166"/>
                              <a:ext cx="1273971" cy="468000"/>
                              <a:chOff x="6122539" y="3908166"/>
                              <a:chExt cx="1699070" cy="541811"/>
                            </a:xfrm>
                          </wpg:grpSpPr>
                          <wpg:grpSp>
                            <wpg:cNvPr id="103" name="组合 74"/>
                            <wpg:cNvGrpSpPr/>
                            <wpg:grpSpPr>
                              <a:xfrm>
                                <a:off x="6122539" y="3908166"/>
                                <a:ext cx="1699070" cy="541811"/>
                                <a:chOff x="6122539" y="3908166"/>
                                <a:chExt cx="3837944" cy="2757793"/>
                              </a:xfrm>
                              <a:effectLst>
                                <a:outerShdw blurRad="381000" dist="254000" dir="8100000" algn="t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g:grpSpPr>
                            <wps:wsp>
                              <wps:cNvPr id="104" name="圆角矩形 76"/>
                              <wps:cNvSpPr/>
                              <wps:spPr>
                                <a:xfrm>
                                  <a:off x="6122539" y="3908166"/>
                                  <a:ext cx="3837944" cy="2757793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62000">
                                      <a:schemeClr val="bg1">
                                        <a:lumMod val="9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81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05" name="圆角矩形 77"/>
                              <wps:cNvSpPr/>
                              <wps:spPr>
                                <a:xfrm>
                                  <a:off x="6170426" y="3994837"/>
                                  <a:ext cx="3742172" cy="2584451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42000">
                                      <a:srgbClr val="F0F0F0"/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189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grpSp>
                          <wps:wsp>
                            <wps:cNvPr id="106" name="标题 4"/>
                            <wps:cNvSpPr txBox="1"/>
                            <wps:spPr>
                              <a:xfrm>
                                <a:off x="6172269" y="3937091"/>
                                <a:ext cx="1628141" cy="46886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47B3F3A4" w14:textId="77777777" w:rsidR="000A4577" w:rsidRPr="00CE7F46" w:rsidRDefault="000A4577" w:rsidP="000A4577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color w:val="000000" w:themeColor="text1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E7F46">
                                    <w:rPr>
                                      <w:rFonts w:ascii="Arial" w:eastAsia="Microsoft YaHei" w:hAnsi="Arial" w:cs="Arial"/>
                                      <w:b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Staff (3p)</w:t>
                                  </w:r>
                                </w:p>
                              </w:txbxContent>
                            </wps:txbx>
                            <wps:bodyPr vert="horz" lIns="91440" tIns="45720" rIns="91440" bIns="45720" rtlCol="0" anchor="ctr">
                              <a:noAutofit/>
                            </wps:bodyPr>
                          </wps:wsp>
                        </wpg:grpSp>
                        <wpg:grpSp>
                          <wpg:cNvPr id="107" name="组合 111"/>
                          <wpg:cNvGrpSpPr/>
                          <wpg:grpSpPr>
                            <a:xfrm>
                              <a:off x="6327494" y="2701871"/>
                              <a:ext cx="863600" cy="797564"/>
                              <a:chOff x="6327502" y="2701871"/>
                              <a:chExt cx="719747" cy="693998"/>
                            </a:xfrm>
                          </wpg:grpSpPr>
                          <wps:wsp>
                            <wps:cNvPr id="108" name="Oval 10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340566" y="2701871"/>
                                <a:ext cx="693998" cy="693998"/>
                              </a:xfrm>
                              <a:prstGeom prst="ellipse">
                                <a:avLst/>
                              </a:prstGeom>
                              <a:gradFill>
                                <a:gsLst>
                                  <a:gs pos="0">
                                    <a:schemeClr val="bg1">
                                      <a:lumMod val="85000"/>
                                    </a:schemeClr>
                                  </a:gs>
                                  <a:gs pos="100000">
                                    <a:schemeClr val="bg1"/>
                                  </a:gs>
                                </a:gsLst>
                                <a:lin ang="2700000" scaled="1"/>
                              </a:gradFill>
                              <a:ln w="34925">
                                <a:gradFill>
                                  <a:gsLst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2700000" scaled="0"/>
                                </a:gradFill>
                              </a:ln>
                              <a:effectLst>
                                <a:outerShdw blurRad="165100" dist="635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09" name="文本框 123"/>
                            <wps:cNvSpPr txBox="1"/>
                            <wps:spPr>
                              <a:xfrm>
                                <a:off x="6327502" y="2889034"/>
                                <a:ext cx="719747" cy="282902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7B7728D0" w14:textId="77777777" w:rsidR="000A4577" w:rsidRPr="00CE7F46" w:rsidRDefault="000A4577" w:rsidP="000A4577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color w:val="000000" w:themeColor="text1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E7F46">
                                    <w:rPr>
                                      <w:rFonts w:ascii="Arial" w:eastAsia="Microsoft YaHei" w:hAnsi="Arial" w:cs="Arial"/>
                                      <w:b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Payroll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wpg:grpSp>
                        <wpg:grpSp>
                          <wpg:cNvPr id="110" name="组合 73"/>
                          <wpg:cNvGrpSpPr/>
                          <wpg:grpSpPr>
                            <a:xfrm>
                              <a:off x="3674267" y="3908166"/>
                              <a:ext cx="1273971" cy="468000"/>
                              <a:chOff x="3674267" y="3908166"/>
                              <a:chExt cx="1699070" cy="541811"/>
                            </a:xfrm>
                          </wpg:grpSpPr>
                          <wpg:grpSp>
                            <wpg:cNvPr id="111" name="组合 74"/>
                            <wpg:cNvGrpSpPr/>
                            <wpg:grpSpPr>
                              <a:xfrm>
                                <a:off x="3674267" y="3908166"/>
                                <a:ext cx="1699070" cy="541811"/>
                                <a:chOff x="3674267" y="3908166"/>
                                <a:chExt cx="3837944" cy="2757793"/>
                              </a:xfrm>
                              <a:effectLst>
                                <a:outerShdw blurRad="381000" dist="254000" dir="8100000" algn="t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g:grpSpPr>
                            <wps:wsp>
                              <wps:cNvPr id="112" name="圆角矩形 76"/>
                              <wps:cNvSpPr/>
                              <wps:spPr>
                                <a:xfrm>
                                  <a:off x="3674267" y="3908166"/>
                                  <a:ext cx="3837944" cy="2757793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62000">
                                      <a:schemeClr val="bg1">
                                        <a:lumMod val="9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81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13" name="圆角矩形 77"/>
                              <wps:cNvSpPr/>
                              <wps:spPr>
                                <a:xfrm>
                                  <a:off x="3722154" y="3994837"/>
                                  <a:ext cx="3742172" cy="2584451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42000">
                                      <a:srgbClr val="F0F0F0"/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189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grpSp>
                          <wps:wsp>
                            <wps:cNvPr id="114" name="标题 4"/>
                            <wps:cNvSpPr txBox="1"/>
                            <wps:spPr>
                              <a:xfrm>
                                <a:off x="3723997" y="3937091"/>
                                <a:ext cx="1628141" cy="46886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4957FBD4" w14:textId="77777777" w:rsidR="000A4577" w:rsidRPr="00CE7F46" w:rsidRDefault="000A4577" w:rsidP="000A4577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color w:val="000000" w:themeColor="text1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E7F46">
                                    <w:rPr>
                                      <w:rFonts w:ascii="Arial" w:eastAsia="Microsoft YaHei" w:hAnsi="Arial" w:cs="Arial"/>
                                      <w:b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Staff (2p)</w:t>
                                  </w:r>
                                </w:p>
                              </w:txbxContent>
                            </wps:txbx>
                            <wps:bodyPr vert="horz" lIns="91440" tIns="45720" rIns="91440" bIns="45720" rtlCol="0" anchor="ctr">
                              <a:noAutofit/>
                            </wps:bodyPr>
                          </wps:wsp>
                        </wpg:grpSp>
                        <wpg:grpSp>
                          <wpg:cNvPr id="115" name="组合 73"/>
                          <wpg:cNvGrpSpPr/>
                          <wpg:grpSpPr>
                            <a:xfrm>
                              <a:off x="1935588" y="3901526"/>
                              <a:ext cx="1273971" cy="468000"/>
                              <a:chOff x="1935588" y="3901526"/>
                              <a:chExt cx="1699070" cy="541811"/>
                            </a:xfrm>
                          </wpg:grpSpPr>
                          <wpg:grpSp>
                            <wpg:cNvPr id="116" name="组合 74"/>
                            <wpg:cNvGrpSpPr/>
                            <wpg:grpSpPr>
                              <a:xfrm>
                                <a:off x="1935588" y="3901526"/>
                                <a:ext cx="1699070" cy="541811"/>
                                <a:chOff x="1935588" y="3901526"/>
                                <a:chExt cx="3837944" cy="2757793"/>
                              </a:xfrm>
                              <a:effectLst>
                                <a:outerShdw blurRad="381000" dist="254000" dir="8100000" algn="t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g:grpSpPr>
                            <wps:wsp>
                              <wps:cNvPr id="117" name="圆角矩形 76"/>
                              <wps:cNvSpPr/>
                              <wps:spPr>
                                <a:xfrm>
                                  <a:off x="1935588" y="3901526"/>
                                  <a:ext cx="3837944" cy="2757793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62000">
                                      <a:schemeClr val="bg1">
                                        <a:lumMod val="9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81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18" name="圆角矩形 77"/>
                              <wps:cNvSpPr/>
                              <wps:spPr>
                                <a:xfrm>
                                  <a:off x="1983475" y="3988197"/>
                                  <a:ext cx="3742172" cy="2584451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42000">
                                      <a:srgbClr val="F0F0F0"/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189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grpSp>
                          <wps:wsp>
                            <wps:cNvPr id="119" name="标题 4"/>
                            <wps:cNvSpPr txBox="1"/>
                            <wps:spPr>
                              <a:xfrm>
                                <a:off x="1985318" y="3930451"/>
                                <a:ext cx="1628141" cy="46886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6B7BE23C" w14:textId="77777777" w:rsidR="000A4577" w:rsidRPr="00CE7F46" w:rsidRDefault="000A4577" w:rsidP="000A4577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color w:val="000000" w:themeColor="text1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E7F46">
                                    <w:rPr>
                                      <w:rFonts w:ascii="Arial" w:eastAsia="Microsoft YaHei" w:hAnsi="Arial" w:cs="Arial"/>
                                      <w:b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Staff (2p)</w:t>
                                  </w:r>
                                </w:p>
                              </w:txbxContent>
                            </wps:txbx>
                            <wps:bodyPr vert="horz" lIns="91440" tIns="45720" rIns="91440" bIns="45720" rtlCol="0" anchor="ctr">
                              <a:noAutofit/>
                            </wps:bodyPr>
                          </wps:wsp>
                        </wpg:grpSp>
                      </wpg:grpSp>
                      <wps:wsp>
                        <wps:cNvPr id="120" name="Rectangle 120"/>
                        <wps:cNvSpPr/>
                        <wps:spPr>
                          <a:xfrm>
                            <a:off x="-95414" y="-1"/>
                            <a:ext cx="6702590" cy="438116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9EEB35" id="Group 121" o:spid="_x0000_s1026" style="position:absolute;margin-left:-49.15pt;margin-top:3.4pt;width:527.75pt;height:344.95pt;z-index:251660288;mso-width-relative:margin;mso-height-relative:margin" coordorigin="-954" coordsize="67025,43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">
                <v:group id="Group 2" o:spid="_x0000_s1027" style="position:absolute;top:1431;width:64084;height:40392" coordsize="73965,52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line id="Line 104" o:spid="_x0000_s1028" style="position:absolute;flip:x;visibility:visible;mso-wrap-style:square" from="16074,41570" to="24550,41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" strokecolor="#7f7f7f [1612]" strokeweight="1pt">
                    <v:stroke joinstyle="miter"/>
                  </v:line>
                  <v:line id="Line 104" o:spid="_x0000_s1029" style="position:absolute;flip:x;visibility:visible;mso-wrap-style:square" from="7598,37457" to="16074,37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" strokecolor="#7f7f7f [1612]" strokeweight="1pt">
                    <v:stroke joinstyle="miter"/>
                  </v:line>
                  <v:group id="组合 78" o:spid="_x0000_s1030" style="position:absolute;left:7250;top:45679;width:24733;height:2159" coordorigin="6012,45679" coordsize="24733,2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<v:line id="Line 116" o:spid="_x0000_s1031" style="position:absolute;visibility:visible;mso-wrap-style:square" from="30714,45679" to="30714,478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" strokecolor="#5a5a5a [2109]" strokeweight="1pt">
                      <v:stroke joinstyle="miter"/>
                    </v:line>
                    <v:line id="Line 117" o:spid="_x0000_s1032" style="position:absolute;visibility:visible;mso-wrap-style:square" from="6012,45679" to="6012,478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" strokecolor="#5a5a5a [2109]" strokeweight="1pt">
                      <v:stroke joinstyle="miter"/>
                    </v:line>
                    <v:line id="Line 118" o:spid="_x0000_s1033" style="position:absolute;flip:x;visibility:visible;mso-wrap-style:square" from="6028,45743" to="30745,45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" strokecolor="#5a5a5a [2109]" strokeweight="1pt">
                      <v:stroke joinstyle="miter"/>
                    </v:line>
                  </v:group>
                  <v:group id="组合 83" o:spid="_x0000_s1034" style="position:absolute;left:4209;top:43994;width:4320;height:11706;rotation:-90" coordorigin="4209,43995" coordsize="5512,1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">
                    <v:group id="组合 84" o:spid="_x0000_s1035" style="position:absolute;left:-1577;top:49781;width:16990;height:5418;rotation:90" coordorigin="-1576,49781" coordsize="38379,27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">
                      <v:roundrect id="圆角矩形 87" o:spid="_x0000_s1036" style="position:absolute;left:-1576;top:49781;width:38379;height:275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" fillcolor="white [3212]" stroked="f" strokeweight="1pt">
                        <v:fill color2="#d8d8d8 [2732]" angle="315" colors="0 white;0 white;40632f #f2f2f2;1 #d9d9d9" focus="100%" type="gradient">
                          <o:fill v:ext="view" type="gradientUnscaled"/>
                        </v:fill>
                        <v:stroke joinstyle="miter"/>
                      </v:roundrect>
                      <v:roundrect id="圆角矩形 88" o:spid="_x0000_s1037" style="position:absolute;left:-1097;top:50648;width:37421;height:25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" fillcolor="white [3212]" stroked="f" strokeweight="1pt">
                        <v:fill color2="#d8d8d8 [2732]" angle="135" colors="0 white;0 white;27525f #f0f0f0;1 #d9d9d9" focus="100%" type="gradient">
                          <o:fill v:ext="view" type="gradientUnscaled"/>
                        </v:fill>
                        <v:stroke joinstyle="miter"/>
                      </v:roundrect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标题 4" o:spid="_x0000_s1038" type="#_x0000_t202" style="position:absolute;left:-1147;top:50289;width:16281;height:468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" filled="f" stroked="f"/>
                    <v:shape id="标题 4" o:spid="_x0000_s1039" type="#_x0000_t202" style="position:absolute;left:4209;top:44492;width:5513;height:162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" filled="f" stroked="f">
                      <v:textbox style="layout-flow:vertical-ideographic">
                        <w:txbxContent>
                          <w:p w14:paraId="02A8268F" w14:textId="77777777" w:rsidR="000A4577" w:rsidRPr="00CE7F46" w:rsidRDefault="000A4577" w:rsidP="000A457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7F46">
                              <w:rPr>
                                <w:rFonts w:ascii="Arial" w:eastAsia="Microsoft YaHei" w:hAnsi="Arial" w:cs="Arial"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Trainee</w:t>
                            </w:r>
                          </w:p>
                        </w:txbxContent>
                      </v:textbox>
                    </v:shape>
                  </v:group>
                  <v:group id="组合 89" o:spid="_x0000_s1040" style="position:absolute;left:24786;top:42789;width:4320;height:13658;rotation:-90" coordorigin="23467,44262" coordsize="5512,19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">
                    <v:group id="组合 90" o:spid="_x0000_s1041" style="position:absolute;left:17680;top:52882;width:16991;height:5418;rotation:90" coordorigin="25203,49551" coordsize="38379,27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">
                      <v:roundrect id="圆角矩形 93" o:spid="_x0000_s1042" style="position:absolute;left:25203;top:49551;width:38379;height:275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" fillcolor="white [3212]" stroked="f" strokeweight="1pt">
                        <v:fill color2="#d8d8d8 [2732]" angle="315" colors="0 white;0 white;40632f #f2f2f2;1 #d9d9d9" focus="100%" type="gradient">
                          <o:fill v:ext="view" type="gradientUnscaled"/>
                        </v:fill>
                        <v:stroke joinstyle="miter"/>
                      </v:roundrect>
                      <v:roundrect id="圆角矩形 94" o:spid="_x0000_s1043" style="position:absolute;left:25381;top:50418;width:37422;height:25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" fillcolor="white [3212]" stroked="f" strokeweight="1pt">
                        <v:fill color2="#d8d8d8 [2732]" angle="135" colors="0 white;0 white;27525f #f0f0f0;1 #d9d9d9" focus="100%" type="gradient">
                          <o:fill v:ext="view" type="gradientUnscaled"/>
                        </v:fill>
                        <v:stroke joinstyle="miter"/>
                      </v:roundrect>
                    </v:group>
                    <v:shape id="标题 4" o:spid="_x0000_s1044" type="#_x0000_t202" style="position:absolute;left:18111;top:50058;width:16281;height:468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" filled="f" stroked="f"/>
                    <v:shape id="标题 4" o:spid="_x0000_s1045" type="#_x0000_t202" style="position:absolute;left:23467;top:47326;width:5512;height:162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" filled="f" stroked="f">
                      <v:textbox style="layout-flow:vertical-ideographic">
                        <w:txbxContent>
                          <w:p w14:paraId="12952711" w14:textId="77777777" w:rsidR="000A4577" w:rsidRPr="00CE7F46" w:rsidRDefault="000A4577" w:rsidP="000A457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7F46">
                              <w:rPr>
                                <w:rFonts w:ascii="Arial" w:eastAsia="Microsoft YaHei" w:hAnsi="Arial" w:cs="Arial"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Trainee</w:t>
                            </w:r>
                          </w:p>
                        </w:txbxContent>
                      </v:textbox>
                    </v:shape>
                  </v:group>
                  <v:shape id="Freeform 105" o:spid="_x0000_s1046" style="position:absolute;left:4636;top:45341;width:2752;height:3066;visibility:visible;mso-wrap-style:square;v-text-anchor:top" coordsize="256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" path="m251,106v,,,,,c187,152,187,152,187,152v24,76,24,76,24,76c212,229,212,231,212,232v,7,-5,12,-12,12c197,244,195,243,193,242v,,,,,c128,195,128,195,128,195,63,242,63,242,63,242v,,,,,c61,243,59,244,56,244v-7,,-12,-5,-12,-12c44,231,44,229,45,228,69,152,69,152,69,152,5,106,5,106,5,106,2,104,,100,,96,,89,5,84,12,84v80,,80,,80,c117,8,117,8,117,8,118,4,123,,128,v5,,10,4,11,8c164,84,164,84,164,84v80,,80,,80,c251,84,256,89,256,96v,4,-2,8,-5,10e" fillcolor="#f5c058" stroked="f">
                    <v:path arrowok="t" o:connecttype="custom" o:connectlocs="269862,133176;269862,133176;201053,190969;226856,286454;227931,291479;215030,306556;207504,304043;207504,304043;137619,244994;67734,304043;67734,304043;60208,306556;47307,291479;48382,286454;74185,190969;5376,133176;0,120612;12902,105536;98914,105536;125792,10051;137619,0;149446,10051;176324,105536;262336,105536;275238,120612;269862,133176" o:connectangles="0,0,0,0,0,0,0,0,0,0,0,0,0,0,0,0,0,0,0,0,0,0,0,0,0,0"/>
                  </v:shape>
                  <v:shape id="Freeform 105" o:spid="_x0000_s1047" style="position:absolute;left:24279;top:45341;width:2752;height:3066;visibility:visible;mso-wrap-style:square;v-text-anchor:top" coordsize="256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" path="m251,106v,,,,,c187,152,187,152,187,152v24,76,24,76,24,76c212,229,212,231,212,232v,7,-5,12,-12,12c197,244,195,243,193,242v,,,,,c128,195,128,195,128,195,63,242,63,242,63,242v,,,,,c61,243,59,244,56,244v-7,,-12,-5,-12,-12c44,231,44,229,45,228,69,152,69,152,69,152,5,106,5,106,5,106,2,104,,100,,96,,89,5,84,12,84v80,,80,,80,c117,8,117,8,117,8,118,4,123,,128,v5,,10,4,11,8c164,84,164,84,164,84v80,,80,,80,c251,84,256,89,256,96v,4,-2,8,-5,10e" fillcolor="#f5c058" stroked="f">
                    <v:path arrowok="t" o:connecttype="custom" o:connectlocs="269862,133176;269862,133176;201053,190969;226856,286454;227931,291479;215030,306556;207504,304043;207504,304043;137619,244994;67734,304043;67734,304043;60208,306556;47307,291479;48382,286454;74185,190969;5376,133176;0,120612;12902,105536;98914,105536;125792,10051;137619,0;149446,10051;176324,105536;262336,105536;275238,120612;269862,133176" o:connectangles="0,0,0,0,0,0,0,0,0,0,0,0,0,0,0,0,0,0,0,0,0,0,0,0,0,0"/>
                  </v:shape>
                  <v:line id="Line 104" o:spid="_x0000_s1048" style="position:absolute;flip:x;visibility:visible;mso-wrap-style:square" from="42991,14797" to="51467,147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" strokecolor="#7f7f7f [1612]" strokeweight="1pt">
                    <v:stroke joinstyle="miter"/>
                  </v:line>
                  <v:line id="Line 104" o:spid="_x0000_s1049" style="position:absolute;flip:x;visibility:visible;mso-wrap-style:square" from="42991,5436" to="43001,22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" strokecolor="#7f7f7f [1612]" strokeweight="1pt">
                    <v:stroke joinstyle="miter"/>
                  </v:line>
                  <v:group id="组合 12" o:spid="_x0000_s1050" style="position:absolute;left:34562;width:16878;height:5436" coordorigin="34562" coordsize="23488,7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  <v:group id="组合 13" o:spid="_x0000_s1051" style="position:absolute;left:34562;width:23488;height:7490" coordorigin="34562" coordsize="38379,27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<v:roundrect id="圆角矩形 15" o:spid="_x0000_s1052" style="position:absolute;left:34562;width:38379;height:275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" fillcolor="white [3212]" stroked="f" strokeweight="1pt">
                        <v:fill color2="#d8d8d8 [2732]" angle="315" colors="0 white;0 white;40632f #f2f2f2;1 #d9d9d9" focus="100%" type="gradient">
                          <o:fill v:ext="view" type="gradientUnscaled"/>
                        </v:fill>
                        <v:stroke joinstyle="miter"/>
                      </v:roundrect>
                      <v:roundrect id="圆角矩形 16" o:spid="_x0000_s1053" style="position:absolute;left:35041;top:866;width:37421;height:25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" fillcolor="white [3212]" stroked="f" strokeweight="1pt">
                        <v:fill color2="#d8d8d8 [2732]" angle="135" colors="0 white;0 white;27525f #f0f0f0;1 #d9d9d9" focus="100%" type="gradient">
                          <o:fill v:ext="view" type="gradientUnscaled"/>
                        </v:fill>
                        <v:stroke joinstyle="miter"/>
                      </v:roundrect>
                    </v:group>
                    <v:shape id="标题 4" o:spid="_x0000_s1054" type="#_x0000_t202" style="position:absolute;left:38162;top:1271;width:16494;height:46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" filled="f" stroked="f">
                      <v:textbox>
                        <w:txbxContent>
                          <w:p w14:paraId="72A96201" w14:textId="77777777" w:rsidR="000A4577" w:rsidRPr="00CE7F46" w:rsidRDefault="000A4577" w:rsidP="000A457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7F46">
                              <w:rPr>
                                <w:rFonts w:ascii="Arial" w:eastAsia="Microsoft YaHei" w:hAnsi="Arial" w:cs="Arial"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President</w:t>
                            </w:r>
                          </w:p>
                        </w:txbxContent>
                      </v:textbox>
                    </v:shape>
                  </v:group>
                  <v:group id="组合 17" o:spid="_x0000_s1055" style="position:absolute;left:15693;top:8832;width:18991;height:5418" coordorigin="13607,8832" coordsize="25328,5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  <v:group id="组合 18" o:spid="_x0000_s1056" style="position:absolute;left:13607;top:8832;width:25328;height:5418" coordorigin="21944,8832" coordsize="38379,27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    <v:roundrect id="圆角矩形 20" o:spid="_x0000_s1057" style="position:absolute;left:21944;top:8832;width:38380;height:275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" fillcolor="white [3212]" stroked="f" strokeweight="1pt">
                        <v:fill color2="#d8d8d8 [2732]" angle="315" colors="0 white;0 white;40632f #f2f2f2;1 #d9d9d9" focus="100%" type="gradient">
                          <o:fill v:ext="view" type="gradientUnscaled"/>
                        </v:fill>
                        <v:stroke joinstyle="miter"/>
                      </v:roundrect>
                      <v:roundrect id="圆角矩形 21" o:spid="_x0000_s1058" style="position:absolute;left:22423;top:9699;width:37422;height:25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" fillcolor="white [3212]" stroked="f" strokeweight="1pt">
                        <v:fill color2="#d8d8d8 [2732]" angle="135" colors="0 white;0 white;27525f #f0f0f0;1 #d9d9d9" focus="100%" type="gradient">
                          <o:fill v:ext="view" type="gradientUnscaled"/>
                        </v:fill>
                        <v:stroke joinstyle="miter"/>
                      </v:roundrect>
                    </v:group>
                    <v:shape id="标题 4" o:spid="_x0000_s1059" type="#_x0000_t202" style="position:absolute;left:15198;top:9122;width:23525;height:4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" filled="f" stroked="f">
                      <v:textbox>
                        <w:txbxContent>
                          <w:p w14:paraId="0CB2E685" w14:textId="77777777" w:rsidR="000A4577" w:rsidRPr="00CE7F46" w:rsidRDefault="000A4577" w:rsidP="000A457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7F46">
                              <w:rPr>
                                <w:rFonts w:ascii="Arial" w:eastAsia="Microsoft YaHei" w:hAnsi="Arial" w:cs="Arial"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Vice</w:t>
                            </w:r>
                            <w:r w:rsidR="00CE7F46">
                              <w:rPr>
                                <w:rFonts w:cstheme="minorBidi" w:hint="cs"/>
                                <w:color w:val="000000" w:themeColor="text1"/>
                                <w:sz w:val="22"/>
                                <w:szCs w:val="2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CE7F46">
                              <w:rPr>
                                <w:rFonts w:ascii="Arial" w:eastAsia="Microsoft YaHei" w:hAnsi="Arial" w:cs="Arial"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President</w:t>
                            </w:r>
                          </w:p>
                        </w:txbxContent>
                      </v:textbox>
                    </v:shape>
                  </v:group>
                  <v:group id="组合 22" o:spid="_x0000_s1060" style="position:absolute;left:51318;top:12259;width:12740;height:5418" coordorigin="51318,12259" coordsize="16990,5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  <v:group id="组合 23" o:spid="_x0000_s1061" style="position:absolute;left:51318;top:12259;width:16991;height:5418" coordorigin="51318,12259" coordsize="38379,27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  <v:roundrect id="圆角矩形 25" o:spid="_x0000_s1062" style="position:absolute;left:51318;top:12259;width:38380;height:275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" fillcolor="white [3212]" stroked="f" strokeweight="1pt">
                        <v:fill color2="#d8d8d8 [2732]" angle="315" colors="0 white;0 white;40632f #f2f2f2;1 #d9d9d9" focus="100%" type="gradient">
                          <o:fill v:ext="view" type="gradientUnscaled"/>
                        </v:fill>
                        <v:stroke joinstyle="miter"/>
                      </v:roundrect>
                      <v:roundrect id="圆角矩形 26" o:spid="_x0000_s1063" style="position:absolute;left:51797;top:13125;width:37422;height:25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" fillcolor="white [3212]" stroked="f" strokeweight="1pt">
                        <v:fill color2="#d8d8d8 [2732]" angle="135" colors="0 white;0 white;27525f #f0f0f0;1 #d9d9d9" focus="100%" type="gradient">
                          <o:fill v:ext="view" type="gradientUnscaled"/>
                        </v:fill>
                        <v:stroke joinstyle="miter"/>
                      </v:roundrect>
                    </v:group>
                    <v:shape id="标题 4" o:spid="_x0000_s1064" type="#_x0000_t202" style="position:absolute;left:51816;top:12548;width:16281;height:46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" filled="f" stroked="f">
                      <v:textbox>
                        <w:txbxContent>
                          <w:p w14:paraId="710F9EF5" w14:textId="77777777" w:rsidR="000A4577" w:rsidRPr="00CE7F46" w:rsidRDefault="000A4577" w:rsidP="000A457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7F46">
                              <w:rPr>
                                <w:rFonts w:ascii="Arial" w:eastAsia="Microsoft YaHei" w:hAnsi="Arial" w:cs="Arial"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AGM.</w:t>
                            </w:r>
                          </w:p>
                        </w:txbxContent>
                      </v:textbox>
                    </v:shape>
                  </v:group>
                  <v:group id="组合 28" o:spid="_x0000_s1065" style="position:absolute;left:15904;top:29809;width:51634;height:15934" coordorigin="15904,29809" coordsize="78363,15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line id="Line 106" o:spid="_x0000_s1066" style="position:absolute;flip:x;visibility:visible;mso-wrap-style:square" from="16162,29809" to="94267,298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" strokecolor="#5a5a5a [2109]" strokeweight="1pt">
                      <v:stroke joinstyle="miter"/>
                    </v:line>
                    <v:line id="Line 107" o:spid="_x0000_s1067" style="position:absolute;visibility:visible;mso-wrap-style:square" from="94251,29809" to="94267,389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" strokecolor="#5a5a5a [2109]" strokeweight="1pt">
                      <v:stroke joinstyle="miter"/>
                    </v:line>
                    <v:line id="Line 112" o:spid="_x0000_s1068" style="position:absolute;visibility:visible;mso-wrap-style:square" from="15904,29809" to="16162,45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" strokecolor="#5a5a5a [2109]" strokeweight="1pt">
                      <v:stroke joinstyle="miter"/>
                    </v:line>
                  </v:group>
                  <v:line id="Line 104" o:spid="_x0000_s1069" style="position:absolute;visibility:visible;mso-wrap-style:square" from="43001,24142" to="43001,29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" strokecolor="#5a5a5a [2109]" strokeweight="1pt">
                    <v:stroke joinstyle="miter"/>
                  </v:line>
                  <v:group id="组合 38" o:spid="_x0000_s1070" style="position:absolute;left:36522;top:18739;width:12740;height:5419" coordorigin="36522,18739" coordsize="16990,5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  <v:group id="组合 39" o:spid="_x0000_s1071" style="position:absolute;left:36522;top:18739;width:16991;height:5419" coordorigin="36522,18739" coordsize="38379,27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    <v:roundrect id="圆角矩形 41" o:spid="_x0000_s1072" style="position:absolute;left:36522;top:18739;width:38380;height:275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" fillcolor="white [3212]" stroked="f" strokeweight="1pt">
                        <v:fill color2="#d8d8d8 [2732]" angle="315" colors="0 white;0 white;40632f #f2f2f2;1 #d9d9d9" focus="100%" type="gradient">
                          <o:fill v:ext="view" type="gradientUnscaled"/>
                        </v:fill>
                        <v:stroke joinstyle="miter"/>
                      </v:roundrect>
                      <v:roundrect id="圆角矩形 42" o:spid="_x0000_s1073" style="position:absolute;left:37001;top:19606;width:37422;height:25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" fillcolor="white [3212]" stroked="f" strokeweight="1pt">
                        <v:fill color2="#d8d8d8 [2732]" angle="135" colors="0 white;0 white;27525f #f0f0f0;1 #d9d9d9" focus="100%" type="gradient">
                          <o:fill v:ext="view" type="gradientUnscaled"/>
                        </v:fill>
                        <v:stroke joinstyle="miter"/>
                      </v:roundrect>
                    </v:group>
                    <v:shape id="标题 4" o:spid="_x0000_s1074" type="#_x0000_t202" style="position:absolute;left:37019;top:19029;width:16282;height:4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" filled="f" stroked="f">
                      <v:textbox>
                        <w:txbxContent>
                          <w:p w14:paraId="7DA94CE9" w14:textId="77777777" w:rsidR="000A4577" w:rsidRPr="00CE7F46" w:rsidRDefault="000A4577" w:rsidP="000A457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7F46">
                              <w:rPr>
                                <w:rFonts w:ascii="Arial" w:eastAsia="Microsoft YaHei" w:hAnsi="Arial" w:cs="Arial"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Manager</w:t>
                            </w:r>
                          </w:p>
                        </w:txbxContent>
                      </v:textbox>
                    </v:shape>
                  </v:group>
                  <v:group id="组合 73" o:spid="_x0000_s1075" style="position:absolute;top:35319;width:12739;height:4680" coordorigin=",35319" coordsize="16990,5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  <v:group id="组合 74" o:spid="_x0000_s1076" style="position:absolute;top:35319;width:16990;height:5418" coordorigin=",35319" coordsize="38379,27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    <v:roundrect id="圆角矩形 76" o:spid="_x0000_s1077" style="position:absolute;top:35319;width:38379;height:275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" fillcolor="white [3212]" stroked="f" strokeweight="1pt">
                        <v:fill color2="#d8d8d8 [2732]" angle="315" colors="0 white;0 white;40632f #f2f2f2;1 #d9d9d9" focus="100%" type="gradient">
                          <o:fill v:ext="view" type="gradientUnscaled"/>
                        </v:fill>
                        <v:stroke joinstyle="miter"/>
                      </v:roundrect>
                      <v:roundrect id="圆角矩形 77" o:spid="_x0000_s1078" style="position:absolute;left:478;top:36186;width:37422;height:25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" fillcolor="white [3212]" stroked="f" strokeweight="1pt">
                        <v:fill color2="#d8d8d8 [2732]" angle="135" colors="0 white;0 white;27525f #f0f0f0;1 #d9d9d9" focus="100%" type="gradient">
                          <o:fill v:ext="view" type="gradientUnscaled"/>
                        </v:fill>
                        <v:stroke joinstyle="miter"/>
                      </v:roundrect>
                    </v:group>
                    <v:shape id="标题 4" o:spid="_x0000_s1079" type="#_x0000_t202" style="position:absolute;left:497;top:35609;width:16281;height:4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" filled="f" stroked="f">
                      <v:textbox>
                        <w:txbxContent>
                          <w:p w14:paraId="108DE919" w14:textId="77777777" w:rsidR="000A4577" w:rsidRPr="00CE7F46" w:rsidRDefault="000A4577" w:rsidP="000A457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7F46">
                              <w:rPr>
                                <w:rFonts w:ascii="Arial" w:eastAsia="Microsoft YaHei" w:hAnsi="Arial" w:cs="Arial"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Staff (2p)</w:t>
                            </w:r>
                          </w:p>
                        </w:txbxContent>
                      </v:textbox>
                    </v:shape>
                  </v:group>
                  <v:group id="组合 111" o:spid="_x0000_s1080" style="position:absolute;left:12223;top:26264;width:8642;height:8096" coordorigin="12223,26264" coordsize="7202,69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  <v:oval id="Oval 90" o:spid="_x0000_s1081" style="position:absolute;left:12353;top:26264;width:6940;height:6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" fillcolor="#d8d8d8 [2732]" strokeweight="2.75pt">
                      <v:fill color2="white [3212]" angle="45" focus="100%" type="gradient"/>
                      <v:stroke joinstyle="miter"/>
                      <v:shadow on="t" color="black" opacity="26214f" origin="-.5,-.5" offset="1.24725mm,1.24725mm"/>
                    </v:oval>
                    <v:shape id="文本框 123" o:spid="_x0000_s1082" type="#_x0000_t202" style="position:absolute;left:12223;top:28136;width:7202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" filled="f" stroked="f">
                      <v:textbox>
                        <w:txbxContent>
                          <w:p w14:paraId="65CF7003" w14:textId="77777777" w:rsidR="000A4577" w:rsidRPr="00CE7F46" w:rsidRDefault="000A4577" w:rsidP="000A457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7F46">
                              <w:rPr>
                                <w:rFonts w:ascii="Arial" w:eastAsia="Microsoft YaHei" w:hAnsi="Arial" w:cs="Arial"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HRIS</w:t>
                            </w:r>
                          </w:p>
                        </w:txbxContent>
                      </v:textbox>
                    </v:shape>
                  </v:group>
                  <v:line id="Line 104" o:spid="_x0000_s1083" style="position:absolute;flip:x;visibility:visible;mso-wrap-style:square" from="34525,11142" to="43001,111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" strokecolor="#7f7f7f [1612]" strokeweight="1pt">
                    <v:stroke joinstyle="miter"/>
                  </v:line>
                  <v:group id="组合 83" o:spid="_x0000_s1084" style="position:absolute;left:65435;top:43994;width:4320;height:11706;rotation:-90" coordorigin="65435,43995" coordsize="5512,1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">
                    <v:group id="组合 84" o:spid="_x0000_s1085" style="position:absolute;left:59649;top:49781;width:16990;height:5418;rotation:90" coordorigin="59648,49781" coordsize="38379,27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">
                      <v:roundrect id="圆角矩形 87" o:spid="_x0000_s1086" style="position:absolute;left:59648;top:49781;width:38380;height:275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" fillcolor="white [3212]" stroked="f" strokeweight="1pt">
                        <v:fill color2="#d8d8d8 [2732]" angle="315" colors="0 white;0 white;40632f #f2f2f2;1 #d9d9d9" focus="100%" type="gradient">
                          <o:fill v:ext="view" type="gradientUnscaled"/>
                        </v:fill>
                        <v:stroke joinstyle="miter"/>
                      </v:roundrect>
                      <v:roundrect id="圆角矩形 88" o:spid="_x0000_s1087" style="position:absolute;left:60127;top:50648;width:37422;height:25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" fillcolor="white [3212]" stroked="f" strokeweight="1pt">
                        <v:fill color2="#d8d8d8 [2732]" angle="135" colors="0 white;0 white;27525f #f0f0f0;1 #d9d9d9" focus="100%" type="gradient">
                          <o:fill v:ext="view" type="gradientUnscaled"/>
                        </v:fill>
                        <v:stroke joinstyle="miter"/>
                      </v:roundrect>
                    </v:group>
                    <v:shape id="标题 4" o:spid="_x0000_s1088" type="#_x0000_t202" style="position:absolute;left:60079;top:50288;width:16281;height:468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" filled="f" stroked="f"/>
                    <v:shape id="标题 4" o:spid="_x0000_s1089" type="#_x0000_t202" style="position:absolute;left:65435;top:44492;width:5512;height:162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" filled="f" stroked="f">
                      <v:textbox style="layout-flow:vertical-ideographic">
                        <w:txbxContent>
                          <w:p w14:paraId="18ED97C3" w14:textId="77777777" w:rsidR="000A4577" w:rsidRPr="00CE7F46" w:rsidRDefault="000A4577" w:rsidP="000A457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7F46">
                              <w:rPr>
                                <w:rFonts w:ascii="Arial" w:eastAsia="Microsoft YaHei" w:hAnsi="Arial" w:cs="Arial"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Officer</w:t>
                            </w:r>
                          </w:p>
                        </w:txbxContent>
                      </v:textbox>
                    </v:shape>
                  </v:group>
                  <v:group id="组合 111" o:spid="_x0000_s1090" style="position:absolute;left:38681;top:26263;width:8636;height:7976" coordorigin="38681,26263" coordsize="7197,69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    <v:oval id="Oval 100" o:spid="_x0000_s1091" style="position:absolute;left:38812;top:26263;width:6940;height:6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" fillcolor="#d8d8d8 [2732]" strokeweight="2.75pt">
                      <v:fill color2="white [3212]" angle="45" focus="100%" type="gradient"/>
                      <v:stroke joinstyle="miter"/>
                      <v:shadow on="t" color="black" opacity="26214f" origin="-.5,-.5" offset="1.24725mm,1.24725mm"/>
                    </v:oval>
                    <v:shape id="文本框 123" o:spid="_x0000_s1092" type="#_x0000_t202" style="position:absolute;left:38681;top:28135;width:7198;height:2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" filled="f" stroked="f">
                      <v:textbox>
                        <w:txbxContent>
                          <w:p w14:paraId="56D7BED2" w14:textId="77777777" w:rsidR="000A4577" w:rsidRPr="00CE7F46" w:rsidRDefault="000A4577" w:rsidP="000A457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7F46">
                              <w:rPr>
                                <w:rFonts w:ascii="Arial" w:eastAsia="Microsoft YaHei" w:hAnsi="Arial" w:cs="Arial"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SD</w:t>
                            </w:r>
                          </w:p>
                        </w:txbxContent>
                      </v:textbox>
                    </v:shape>
                  </v:group>
                  <v:group id="组合 73" o:spid="_x0000_s1093" style="position:absolute;left:61225;top:39081;width:12740;height:4680" coordorigin="61225,39081" coordsize="16990,5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  <v:group id="组合 74" o:spid="_x0000_s1094" style="position:absolute;left:61225;top:39081;width:16991;height:5418" coordorigin="61225,39081" coordsize="38379,27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    <v:roundrect id="圆角矩形 76" o:spid="_x0000_s1095" style="position:absolute;left:61225;top:39081;width:38379;height:275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" fillcolor="white [3212]" stroked="f" strokeweight="1pt">
                        <v:fill color2="#d8d8d8 [2732]" angle="315" colors="0 white;0 white;40632f #f2f2f2;1 #d9d9d9" focus="100%" type="gradient">
                          <o:fill v:ext="view" type="gradientUnscaled"/>
                        </v:fill>
                        <v:stroke joinstyle="miter"/>
                      </v:roundrect>
                      <v:roundrect id="圆角矩形 77" o:spid="_x0000_s1096" style="position:absolute;left:61704;top:39948;width:37421;height:25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" fillcolor="white [3212]" stroked="f" strokeweight="1pt">
                        <v:fill color2="#d8d8d8 [2732]" angle="135" colors="0 white;0 white;27525f #f0f0f0;1 #d9d9d9" focus="100%" type="gradient">
                          <o:fill v:ext="view" type="gradientUnscaled"/>
                        </v:fill>
                        <v:stroke joinstyle="miter"/>
                      </v:roundrect>
                    </v:group>
                    <v:shape id="标题 4" o:spid="_x0000_s1097" type="#_x0000_t202" style="position:absolute;left:61722;top:39370;width:16282;height:46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" filled="f" stroked="f">
                      <v:textbox>
                        <w:txbxContent>
                          <w:p w14:paraId="47B3F3A4" w14:textId="77777777" w:rsidR="000A4577" w:rsidRPr="00CE7F46" w:rsidRDefault="000A4577" w:rsidP="000A457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7F46">
                              <w:rPr>
                                <w:rFonts w:ascii="Arial" w:eastAsia="Microsoft YaHei" w:hAnsi="Arial" w:cs="Arial"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Staff (3p)</w:t>
                            </w:r>
                          </w:p>
                        </w:txbxContent>
                      </v:textbox>
                    </v:shape>
                  </v:group>
                  <v:group id="组合 111" o:spid="_x0000_s1098" style="position:absolute;left:63274;top:27018;width:8636;height:7976" coordorigin="63275,27018" coordsize="7197,69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    <v:oval id="Oval 108" o:spid="_x0000_s1099" style="position:absolute;left:63405;top:27018;width:6940;height:6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" fillcolor="#d8d8d8 [2732]" strokeweight="2.75pt">
                      <v:fill color2="white [3212]" angle="45" focus="100%" type="gradient"/>
                      <v:stroke joinstyle="miter"/>
                      <v:shadow on="t" color="black" opacity="26214f" origin="-.5,-.5" offset="1.24725mm,1.24725mm"/>
                    </v:oval>
                    <v:shape id="文本框 123" o:spid="_x0000_s1100" type="#_x0000_t202" style="position:absolute;left:63275;top:28890;width:7197;height:2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" filled="f" stroked="f">
                      <v:textbox>
                        <w:txbxContent>
                          <w:p w14:paraId="7B7728D0" w14:textId="77777777" w:rsidR="000A4577" w:rsidRPr="00CE7F46" w:rsidRDefault="000A4577" w:rsidP="000A457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7F46">
                              <w:rPr>
                                <w:rFonts w:ascii="Arial" w:eastAsia="Microsoft YaHei" w:hAnsi="Arial" w:cs="Arial"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Payroll</w:t>
                            </w:r>
                          </w:p>
                        </w:txbxContent>
                      </v:textbox>
                    </v:shape>
                  </v:group>
                  <v:group id="组合 73" o:spid="_x0000_s1101" style="position:absolute;left:36742;top:39081;width:12740;height:4680" coordorigin="36742,39081" coordsize="16990,5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QyB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8GXZ2QCnf8CAAD//wMAUEsBAi0AFAAGAAgAAAAhANvh9svuAAAAhQEAABMAAAAAAAAA&#10;AAAAAAAAAAAAAFtDb250ZW50X1R5cGVzXS54bWxQSwECLQAUAAYACAAAACEAWvQsW78AAAAVAQAA&#10;CwAAAAAAAAAAAAAAAAAfAQAAX3JlbHMvLnJlbHNQSwECLQAUAAYACAAAACEAzh0MgcYAAADcAAAA&#10;DwAAAAAAAAAAAAAAAAAHAgAAZHJzL2Rvd25yZXYueG1sUEsFBgAAAAADAAMAtwAAAPoCAAAAAA==&#10;">
                    <v:group id="组合 74" o:spid="_x0000_s1102" style="position:absolute;left:36742;top:39081;width:16991;height:5418" coordorigin="36742,39081" coordsize="38379,27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    <v:roundrect id="圆角矩形 76" o:spid="_x0000_s1103" style="position:absolute;left:36742;top:39081;width:38380;height:275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" fillcolor="white [3212]" stroked="f" strokeweight="1pt">
                        <v:fill color2="#d8d8d8 [2732]" angle="315" colors="0 white;0 white;40632f #f2f2f2;1 #d9d9d9" focus="100%" type="gradient">
                          <o:fill v:ext="view" type="gradientUnscaled"/>
                        </v:fill>
                        <v:stroke joinstyle="miter"/>
                      </v:roundrect>
                      <v:roundrect id="圆角矩形 77" o:spid="_x0000_s1104" style="position:absolute;left:37221;top:39948;width:37422;height:25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" fillcolor="white [3212]" stroked="f" strokeweight="1pt">
                        <v:fill color2="#d8d8d8 [2732]" angle="135" colors="0 white;0 white;27525f #f0f0f0;1 #d9d9d9" focus="100%" type="gradient">
                          <o:fill v:ext="view" type="gradientUnscaled"/>
                        </v:fill>
                        <v:stroke joinstyle="miter"/>
                      </v:roundrect>
                    </v:group>
                    <v:shape id="标题 4" o:spid="_x0000_s1105" type="#_x0000_t202" style="position:absolute;left:37239;top:39370;width:16282;height:46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" filled="f" stroked="f">
                      <v:textbox>
                        <w:txbxContent>
                          <w:p w14:paraId="4957FBD4" w14:textId="77777777" w:rsidR="000A4577" w:rsidRPr="00CE7F46" w:rsidRDefault="000A4577" w:rsidP="000A457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7F46">
                              <w:rPr>
                                <w:rFonts w:ascii="Arial" w:eastAsia="Microsoft YaHei" w:hAnsi="Arial" w:cs="Arial"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Staff (2p)</w:t>
                            </w:r>
                          </w:p>
                        </w:txbxContent>
                      </v:textbox>
                    </v:shape>
                  </v:group>
                  <v:group id="组合 73" o:spid="_x0000_s1106" style="position:absolute;left:19355;top:39015;width:12740;height:4680" coordorigin="19355,39015" coordsize="16990,5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  <v:group id="组合 74" o:spid="_x0000_s1107" style="position:absolute;left:19355;top:39015;width:16991;height:5418" coordorigin="19355,39015" coordsize="38379,27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      <v:roundrect id="圆角矩形 76" o:spid="_x0000_s1108" style="position:absolute;left:19355;top:39015;width:38380;height:275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" fillcolor="white [3212]" stroked="f" strokeweight="1pt">
                        <v:fill color2="#d8d8d8 [2732]" angle="315" colors="0 white;0 white;40632f #f2f2f2;1 #d9d9d9" focus="100%" type="gradient">
                          <o:fill v:ext="view" type="gradientUnscaled"/>
                        </v:fill>
                        <v:stroke joinstyle="miter"/>
                      </v:roundrect>
                      <v:roundrect id="圆角矩形 77" o:spid="_x0000_s1109" style="position:absolute;left:19834;top:39881;width:37422;height:25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" fillcolor="white [3212]" stroked="f" strokeweight="1pt">
                        <v:fill color2="#d8d8d8 [2732]" angle="135" colors="0 white;0 white;27525f #f0f0f0;1 #d9d9d9" focus="100%" type="gradient">
                          <o:fill v:ext="view" type="gradientUnscaled"/>
                        </v:fill>
                        <v:stroke joinstyle="miter"/>
                      </v:roundrect>
                    </v:group>
                    <v:shape id="标题 4" o:spid="_x0000_s1110" type="#_x0000_t202" style="position:absolute;left:19853;top:39304;width:16281;height:46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" filled="f" stroked="f">
                      <v:textbox>
                        <w:txbxContent>
                          <w:p w14:paraId="6B7BE23C" w14:textId="77777777" w:rsidR="000A4577" w:rsidRPr="00CE7F46" w:rsidRDefault="000A4577" w:rsidP="000A457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7F46">
                              <w:rPr>
                                <w:rFonts w:ascii="Arial" w:eastAsia="Microsoft YaHei" w:hAnsi="Arial" w:cs="Arial"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Staff (2p)</w:t>
                            </w:r>
                          </w:p>
                        </w:txbxContent>
                      </v:textbox>
                    </v:shape>
                  </v:group>
                </v:group>
                <v:rect id="Rectangle 120" o:spid="_x0000_s1111" style="position:absolute;left:-954;width:67025;height:438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" filled="f" strokecolor="black [3213]" strokeweight="1pt"/>
                <w10:wrap type="topAndBottom"/>
              </v:group>
            </w:pict>
          </mc:Fallback>
        </mc:AlternateContent>
      </w:r>
    </w:p>
    <w:p w14:paraId="17110FFB" w14:textId="79B86C3B" w:rsidR="007C5568" w:rsidRDefault="00962A40" w:rsidP="00991A87">
      <w:pPr>
        <w:pStyle w:val="a0"/>
      </w:pPr>
      <w:bookmarkStart w:id="22" w:name="_Toc424818804"/>
      <w:r w:rsidRPr="00CE7F46">
        <w:rPr>
          <w:cs/>
        </w:rPr>
        <w:t>ภาพที่</w:t>
      </w:r>
      <w:r w:rsidR="002E4699" w:rsidRPr="00CE7F46">
        <w:rPr>
          <w:cs/>
        </w:rPr>
        <w:t xml:space="preserve"> </w:t>
      </w:r>
      <w:r w:rsidR="000D216D" w:rsidRPr="00CE7F46">
        <w:rPr>
          <w:noProof/>
        </w:rPr>
        <w:fldChar w:fldCharType="begin"/>
      </w:r>
      <w:r w:rsidR="000D216D" w:rsidRPr="00CE7F46">
        <w:rPr>
          <w:noProof/>
        </w:rPr>
        <w:instrText xml:space="preserve"> STYLEREF 1 \s </w:instrText>
      </w:r>
      <w:r w:rsidR="000D216D" w:rsidRPr="00CE7F46">
        <w:rPr>
          <w:noProof/>
        </w:rPr>
        <w:fldChar w:fldCharType="separate"/>
      </w:r>
      <w:r w:rsidR="003B63A3">
        <w:rPr>
          <w:noProof/>
        </w:rPr>
        <w:t>1</w:t>
      </w:r>
      <w:r w:rsidR="000D216D" w:rsidRPr="00CE7F46">
        <w:rPr>
          <w:noProof/>
        </w:rPr>
        <w:fldChar w:fldCharType="end"/>
      </w:r>
      <w:r w:rsidR="00530FE1" w:rsidRPr="00CE7F46">
        <w:noBreakHyphen/>
      </w:r>
      <w:r w:rsidR="000D216D" w:rsidRPr="00CE7F46">
        <w:rPr>
          <w:noProof/>
        </w:rPr>
        <w:fldChar w:fldCharType="begin"/>
      </w:r>
      <w:r w:rsidR="000D216D" w:rsidRPr="00CE7F46">
        <w:rPr>
          <w:noProof/>
        </w:rPr>
        <w:instrText xml:space="preserve"> SEQ </w:instrText>
      </w:r>
      <w:r w:rsidR="000D216D" w:rsidRPr="00CE7F46">
        <w:rPr>
          <w:noProof/>
          <w:cs/>
        </w:rPr>
        <w:instrText xml:space="preserve">ภาพที่ </w:instrText>
      </w:r>
      <w:r w:rsidR="000D216D" w:rsidRPr="00CE7F46">
        <w:rPr>
          <w:noProof/>
        </w:rPr>
        <w:instrText xml:space="preserve">\* ARABIC \s 1 </w:instrText>
      </w:r>
      <w:r w:rsidR="000D216D" w:rsidRPr="00CE7F46">
        <w:rPr>
          <w:noProof/>
        </w:rPr>
        <w:fldChar w:fldCharType="separate"/>
      </w:r>
      <w:r w:rsidR="003B63A3">
        <w:rPr>
          <w:noProof/>
        </w:rPr>
        <w:t>3</w:t>
      </w:r>
      <w:r w:rsidR="000D216D" w:rsidRPr="00CE7F46">
        <w:rPr>
          <w:noProof/>
        </w:rPr>
        <w:fldChar w:fldCharType="end"/>
      </w:r>
      <w:r w:rsidR="007C5568" w:rsidRPr="00CE7F46">
        <w:rPr>
          <w:cs/>
        </w:rPr>
        <w:t xml:space="preserve">  โครงสร้างการบริหารของ</w:t>
      </w:r>
      <w:bookmarkEnd w:id="22"/>
      <w:r w:rsidR="00CE7F46" w:rsidRPr="00CE7F46">
        <w:rPr>
          <w:rFonts w:hint="cs"/>
          <w:cs/>
        </w:rPr>
        <w:t>องค์กร</w:t>
      </w:r>
    </w:p>
    <w:p w14:paraId="049ECA68" w14:textId="77777777" w:rsidR="00004A78" w:rsidRPr="00004A78" w:rsidRDefault="00004A78" w:rsidP="00004A78">
      <w:pPr>
        <w:spacing w:line="240" w:lineRule="auto"/>
        <w:ind w:firstLine="720"/>
        <w:jc w:val="left"/>
        <w:rPr>
          <w:noProof/>
          <w:cs/>
        </w:rPr>
      </w:pPr>
      <w:r w:rsidRPr="00004A78">
        <w:rPr>
          <w:cs/>
        </w:rPr>
        <w:t xml:space="preserve">จากภาพที่ 1-3 </w:t>
      </w:r>
      <w:r w:rsidRPr="00004A78">
        <w:rPr>
          <w:rFonts w:hint="cs"/>
          <w:cs/>
        </w:rPr>
        <w:t>เป็นแผนผังโครงสร้างการบริหารของส่วนงานภายในองค์กร ซึ่ง</w:t>
      </w:r>
      <w:r>
        <w:rPr>
          <w:rFonts w:hint="cs"/>
          <w:cs/>
        </w:rPr>
        <w:t>ประกอบไปด้วยส่วนงานต่าง ๆ</w:t>
      </w:r>
    </w:p>
    <w:p w14:paraId="5AC7B06D" w14:textId="77777777" w:rsidR="00534FA4" w:rsidRPr="007E1467" w:rsidRDefault="007C5568" w:rsidP="00991A87">
      <w:pPr>
        <w:pStyle w:val="Heading3"/>
        <w:rPr>
          <w:color w:val="FF0000"/>
        </w:rPr>
      </w:pPr>
      <w:bookmarkStart w:id="23" w:name="_Toc409752696"/>
      <w:bookmarkStart w:id="24" w:name="_Toc409753108"/>
      <w:bookmarkStart w:id="25" w:name="_Toc416273301"/>
      <w:bookmarkStart w:id="26" w:name="_Toc416341099"/>
      <w:bookmarkStart w:id="27" w:name="_Toc420265796"/>
      <w:bookmarkStart w:id="28" w:name="_Toc420387289"/>
      <w:bookmarkStart w:id="29" w:name="_Toc420485885"/>
      <w:bookmarkStart w:id="30" w:name="_Toc420525042"/>
      <w:bookmarkStart w:id="31" w:name="_Toc420734852"/>
      <w:bookmarkStart w:id="32" w:name="_Toc420739345"/>
      <w:bookmarkStart w:id="33" w:name="_Toc453667459"/>
      <w:bookmarkStart w:id="34" w:name="_Toc453683018"/>
      <w:bookmarkStart w:id="35" w:name="_Toc453683430"/>
      <w:bookmarkStart w:id="36" w:name="_Toc453683690"/>
      <w:bookmarkStart w:id="37" w:name="_Toc487543078"/>
      <w:r w:rsidRPr="007E1467">
        <w:rPr>
          <w:cs/>
        </w:rPr>
        <w:t>ผลิตภัณฑ์ ผลิตผล หรือการให้บริการของ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r w:rsidR="00CE7F46">
        <w:rPr>
          <w:rFonts w:hint="cs"/>
          <w:cs/>
        </w:rPr>
        <w:t>บริษัท สยาม เด็นโซ่ แมนูแฟคเจอริ่ง จำกัด</w:t>
      </w:r>
      <w:bookmarkEnd w:id="33"/>
      <w:bookmarkEnd w:id="34"/>
      <w:bookmarkEnd w:id="35"/>
      <w:bookmarkEnd w:id="36"/>
      <w:bookmarkEnd w:id="37"/>
    </w:p>
    <w:p w14:paraId="39C82BBA" w14:textId="77777777" w:rsidR="00AC09E3" w:rsidRPr="007E1467" w:rsidRDefault="00004A78" w:rsidP="00991A87">
      <w:pPr>
        <w:spacing w:line="240" w:lineRule="auto"/>
        <w:ind w:firstLine="720"/>
        <w:rPr>
          <w:ins w:id="38" w:author="Pahommie" w:date="2014-11-04T15:33:00Z"/>
          <w:color w:val="FF0000"/>
        </w:rPr>
      </w:pPr>
      <w:r w:rsidRPr="00F111B7">
        <w:rPr>
          <w:rFonts w:hint="cs"/>
          <w:color w:val="333333"/>
          <w:cs/>
        </w:rPr>
        <w:t>เป็นผู้ผลิตระบบคอมมอนเรล (</w:t>
      </w:r>
      <w:r w:rsidRPr="00F111B7">
        <w:rPr>
          <w:rFonts w:hint="cs"/>
          <w:color w:val="333333"/>
        </w:rPr>
        <w:t xml:space="preserve">Common Rail System) </w:t>
      </w:r>
      <w:r w:rsidRPr="00F111B7">
        <w:rPr>
          <w:rFonts w:hint="cs"/>
          <w:color w:val="333333"/>
          <w:cs/>
        </w:rPr>
        <w:t>ที่เป็นอุปกรณ์หัวฉีดน้ำมันเชื้อเพลิงแรงดันสูง และผลิตหัวฉีดแก๊สโซลีน (</w:t>
      </w:r>
      <w:r w:rsidRPr="00F111B7">
        <w:rPr>
          <w:rFonts w:hint="cs"/>
          <w:color w:val="333333"/>
        </w:rPr>
        <w:t xml:space="preserve">Gasoline Injector) </w:t>
      </w:r>
    </w:p>
    <w:p w14:paraId="4F424826" w14:textId="77777777" w:rsidR="001C2674" w:rsidRPr="007E1467" w:rsidRDefault="001C2674" w:rsidP="00991A87">
      <w:pPr>
        <w:pStyle w:val="Heading3"/>
      </w:pPr>
      <w:bookmarkStart w:id="39" w:name="_Toc409387116"/>
      <w:bookmarkStart w:id="40" w:name="_Toc410779696"/>
      <w:bookmarkStart w:id="41" w:name="_Toc413338020"/>
      <w:bookmarkStart w:id="42" w:name="_Toc420387290"/>
      <w:bookmarkStart w:id="43" w:name="_Toc420485886"/>
      <w:bookmarkStart w:id="44" w:name="_Toc420525043"/>
      <w:bookmarkStart w:id="45" w:name="_Toc420734853"/>
      <w:bookmarkStart w:id="46" w:name="_Toc420739346"/>
      <w:bookmarkStart w:id="47" w:name="_Toc453667460"/>
      <w:bookmarkStart w:id="48" w:name="_Toc453683019"/>
      <w:bookmarkStart w:id="49" w:name="_Toc453683431"/>
      <w:bookmarkStart w:id="50" w:name="_Toc453683691"/>
      <w:bookmarkStart w:id="51" w:name="_Toc487543079"/>
      <w:r w:rsidRPr="007E1467">
        <w:rPr>
          <w:cs/>
        </w:rPr>
        <w:t>ตำแหน่งงานและลักษณะงานที่ได้รับมอบหมาย</w:t>
      </w:r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</w:p>
    <w:p w14:paraId="3CD6C1E1" w14:textId="4937B8E2" w:rsidR="001C2674" w:rsidRPr="00984C73" w:rsidRDefault="00004A78" w:rsidP="003B63A3">
      <w:pPr>
        <w:ind w:firstLine="720"/>
        <w:rPr>
          <w:cs/>
        </w:rPr>
      </w:pPr>
      <w:r w:rsidRPr="00984C73">
        <w:rPr>
          <w:rFonts w:hint="cs"/>
          <w:cs/>
        </w:rPr>
        <w:t>ต</w:t>
      </w:r>
      <w:r w:rsidR="00984C73" w:rsidRPr="00984C73">
        <w:rPr>
          <w:rFonts w:hint="cs"/>
          <w:cs/>
        </w:rPr>
        <w:t>ำแหน่ง</w:t>
      </w:r>
      <w:r w:rsidR="00984C73">
        <w:rPr>
          <w:rFonts w:hint="cs"/>
          <w:cs/>
        </w:rPr>
        <w:t xml:space="preserve">งานที่ได้รับมอบหมายคือ </w:t>
      </w:r>
      <w:r w:rsidR="00984C73">
        <w:t xml:space="preserve">Programmer </w:t>
      </w:r>
      <w:r w:rsidR="00984C73">
        <w:rPr>
          <w:rFonts w:hint="cs"/>
          <w:cs/>
        </w:rPr>
        <w:t>ลักษณะงานที่ได้รับมอบหมายคือ พัฒนา และเขียนโปรแกรมด้วยภาษาตามรูปแบบที่บริษัทได้กำหนด โดยงานที่ได้รับมอบหมายคือการพัฒนาระบบจัดการห้องสมุดภายให้แก่ห้องสมุดของบริษัท</w:t>
      </w:r>
    </w:p>
    <w:p w14:paraId="15D8BA0B" w14:textId="11235A85" w:rsidR="001C2674" w:rsidRDefault="00476DB7" w:rsidP="00991A87">
      <w:pPr>
        <w:pStyle w:val="Heading3"/>
      </w:pPr>
      <w:bookmarkStart w:id="52" w:name="_Toc409387117"/>
      <w:bookmarkStart w:id="53" w:name="_Toc410779697"/>
      <w:bookmarkStart w:id="54" w:name="_Toc413338021"/>
      <w:bookmarkStart w:id="55" w:name="_Toc420387291"/>
      <w:bookmarkStart w:id="56" w:name="_Toc420485887"/>
      <w:bookmarkStart w:id="57" w:name="_Toc420525044"/>
      <w:bookmarkStart w:id="58" w:name="_Toc420734854"/>
      <w:bookmarkStart w:id="59" w:name="_Toc420739347"/>
      <w:bookmarkStart w:id="60" w:name="_Toc453667461"/>
      <w:bookmarkStart w:id="61" w:name="_Toc453683020"/>
      <w:bookmarkStart w:id="62" w:name="_Toc453683432"/>
      <w:bookmarkStart w:id="63" w:name="_Toc453683692"/>
      <w:bookmarkStart w:id="64" w:name="_Toc487543080"/>
      <w:r w:rsidRPr="007E1467">
        <w:rPr>
          <w:cs/>
        </w:rPr>
        <w:lastRenderedPageBreak/>
        <w:t>ข้อ</w:t>
      </w:r>
      <w:r w:rsidR="001C2674" w:rsidRPr="007E1467">
        <w:rPr>
          <w:cs/>
        </w:rPr>
        <w:t>มูลพนักงานที่ปรึกษา</w:t>
      </w:r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</w:p>
    <w:p w14:paraId="145448C8" w14:textId="38DEA78F" w:rsidR="00416E20" w:rsidRPr="00416E20" w:rsidRDefault="00416E20" w:rsidP="00416E20">
      <w:pPr>
        <w:ind w:firstLine="720"/>
      </w:pPr>
      <w:r>
        <w:rPr>
          <w:rFonts w:hint="cs"/>
          <w:cs/>
        </w:rPr>
        <w:t>พนักงานที่ให้คำปรึกษา และให้การช่วยเหลือ</w:t>
      </w:r>
      <w:r>
        <w:t xml:space="preserve"> </w:t>
      </w:r>
      <w:r>
        <w:rPr>
          <w:rFonts w:hint="cs"/>
          <w:cs/>
        </w:rPr>
        <w:t xml:space="preserve">คือ </w:t>
      </w:r>
      <w:r>
        <w:t xml:space="preserve">Mrs.Kantima Hattharak </w:t>
      </w:r>
      <w:r>
        <w:rPr>
          <w:rFonts w:hint="cs"/>
          <w:cs/>
        </w:rPr>
        <w:t xml:space="preserve">ตำแหน่ง </w:t>
      </w:r>
      <w:r>
        <w:t xml:space="preserve">staff </w:t>
      </w:r>
      <w:r>
        <w:rPr>
          <w:rFonts w:hint="cs"/>
          <w:cs/>
        </w:rPr>
        <w:t xml:space="preserve">แผนก </w:t>
      </w:r>
      <w:r>
        <w:t>Human Resources</w:t>
      </w:r>
      <w:r w:rsidR="006222EE">
        <w:rPr>
          <w:rFonts w:hint="cs"/>
          <w:cs/>
        </w:rPr>
        <w:t xml:space="preserve"> โทรศัพท์ +66</w:t>
      </w:r>
      <w:r w:rsidR="006222EE">
        <w:t>(0) 87-610-9966 E-mail kantima_h@sdm.denso.co.th</w:t>
      </w:r>
    </w:p>
    <w:p w14:paraId="58643383" w14:textId="77777777" w:rsidR="001C2674" w:rsidRPr="007E1467" w:rsidRDefault="001C2674" w:rsidP="00991A87">
      <w:pPr>
        <w:pStyle w:val="Heading3"/>
      </w:pPr>
      <w:bookmarkStart w:id="65" w:name="_Toc409387123"/>
      <w:bookmarkStart w:id="66" w:name="_Toc410779703"/>
      <w:bookmarkStart w:id="67" w:name="_Toc413338023"/>
      <w:bookmarkStart w:id="68" w:name="_Toc420387293"/>
      <w:bookmarkStart w:id="69" w:name="_Toc420485889"/>
      <w:bookmarkStart w:id="70" w:name="_Toc420525046"/>
      <w:bookmarkStart w:id="71" w:name="_Toc420734856"/>
      <w:bookmarkStart w:id="72" w:name="_Toc420739349"/>
      <w:bookmarkStart w:id="73" w:name="_Toc453667463"/>
      <w:bookmarkStart w:id="74" w:name="_Toc453683022"/>
      <w:bookmarkStart w:id="75" w:name="_Toc453683434"/>
      <w:bookmarkStart w:id="76" w:name="_Toc453683694"/>
      <w:bookmarkStart w:id="77" w:name="_Toc487543082"/>
      <w:r w:rsidRPr="007E1467">
        <w:rPr>
          <w:cs/>
        </w:rPr>
        <w:t>ระยะเวลาการปฏิบัติงาน</w:t>
      </w:r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</w:p>
    <w:p w14:paraId="171918FD" w14:textId="176F971A" w:rsidR="00E15127" w:rsidRPr="00984C73" w:rsidRDefault="003F54BB" w:rsidP="003B63A3">
      <w:pPr>
        <w:ind w:firstLine="720"/>
        <w:rPr>
          <w:cs/>
        </w:rPr>
      </w:pPr>
      <w:r w:rsidRPr="00984C73">
        <w:rPr>
          <w:cs/>
        </w:rPr>
        <w:t xml:space="preserve">การปฏิบัติการสหกิจศึกษาสำหรับภาคการเรียนที่ </w:t>
      </w:r>
      <w:r w:rsidRPr="00984C73">
        <w:t>1</w:t>
      </w:r>
      <w:r w:rsidRPr="00984C73">
        <w:rPr>
          <w:cs/>
        </w:rPr>
        <w:t xml:space="preserve"> ประจำปีการศึกษา </w:t>
      </w:r>
      <w:r w:rsidR="0072715B" w:rsidRPr="00984C73">
        <w:t>256</w:t>
      </w:r>
      <w:r w:rsidR="0072715B" w:rsidRPr="00984C73">
        <w:rPr>
          <w:rFonts w:hint="cs"/>
          <w:cs/>
        </w:rPr>
        <w:t>1</w:t>
      </w:r>
      <w:r w:rsidRPr="00984C73">
        <w:rPr>
          <w:cs/>
        </w:rPr>
        <w:t xml:space="preserve"> ระยะเวลานับต</w:t>
      </w:r>
      <w:r w:rsidR="0053375D" w:rsidRPr="00984C73">
        <w:rPr>
          <w:cs/>
        </w:rPr>
        <w:t>ั้งแต่ วันที่ 1 สิงหาคม พ.ศ. 25</w:t>
      </w:r>
      <w:r w:rsidR="0072715B" w:rsidRPr="00984C73">
        <w:t>6</w:t>
      </w:r>
      <w:r w:rsidR="0072715B" w:rsidRPr="00984C73">
        <w:rPr>
          <w:rFonts w:hint="cs"/>
          <w:cs/>
        </w:rPr>
        <w:t>1</w:t>
      </w:r>
      <w:r w:rsidRPr="00984C73">
        <w:rPr>
          <w:cs/>
        </w:rPr>
        <w:t xml:space="preserve"> ถึงวันที่ </w:t>
      </w:r>
      <w:r w:rsidR="008476ED">
        <w:rPr>
          <w:rFonts w:hint="cs"/>
          <w:cs/>
        </w:rPr>
        <w:t>21</w:t>
      </w:r>
      <w:r w:rsidR="0053375D" w:rsidRPr="00984C73">
        <w:rPr>
          <w:cs/>
        </w:rPr>
        <w:t xml:space="preserve"> พฤศจิกายน พ.ศ. 25</w:t>
      </w:r>
      <w:r w:rsidR="0072715B" w:rsidRPr="00984C73">
        <w:t>6</w:t>
      </w:r>
      <w:r w:rsidR="0072715B" w:rsidRPr="00984C73">
        <w:rPr>
          <w:rFonts w:hint="cs"/>
          <w:cs/>
        </w:rPr>
        <w:t>1</w:t>
      </w:r>
      <w:r w:rsidRPr="00984C73">
        <w:rPr>
          <w:cs/>
        </w:rPr>
        <w:t xml:space="preserve"> รวมทั้งสิ้นเป็นระยะเวลา 4 เดือน จำนวน 16 สัปดาห์</w:t>
      </w:r>
    </w:p>
    <w:p w14:paraId="1191A4A1" w14:textId="40F9EE19" w:rsidR="001C2674" w:rsidRPr="007E1467" w:rsidRDefault="003F54BB" w:rsidP="00991A87">
      <w:pPr>
        <w:pStyle w:val="Heading2"/>
      </w:pPr>
      <w:bookmarkStart w:id="78" w:name="_Toc420265805"/>
      <w:bookmarkStart w:id="79" w:name="_Toc487543084"/>
      <w:r w:rsidRPr="007E1467">
        <w:rPr>
          <w:cs/>
        </w:rPr>
        <w:t>ปัญหาหรือความจำเป็นใน</w:t>
      </w:r>
      <w:r w:rsidR="003D63AD" w:rsidRPr="007E1467">
        <w:rPr>
          <w:cs/>
        </w:rPr>
        <w:t>การปฏิบัติงาน</w:t>
      </w:r>
      <w:r w:rsidRPr="007E1467">
        <w:rPr>
          <w:cs/>
        </w:rPr>
        <w:t>สหกิจศึกษา</w:t>
      </w:r>
      <w:bookmarkEnd w:id="78"/>
      <w:bookmarkEnd w:id="79"/>
    </w:p>
    <w:p w14:paraId="1B658138" w14:textId="77777777" w:rsidR="00A843B6" w:rsidRDefault="00A843B6" w:rsidP="003F5D59">
      <w:pPr>
        <w:spacing w:after="0" w:line="240" w:lineRule="auto"/>
        <w:ind w:firstLine="720"/>
      </w:pPr>
      <w:r>
        <w:rPr>
          <w:rFonts w:hint="cs"/>
          <w:cs/>
        </w:rPr>
        <w:t xml:space="preserve">บริษัท </w:t>
      </w:r>
      <w:r w:rsidRPr="00A843B6">
        <w:rPr>
          <w:rFonts w:hint="cs"/>
          <w:color w:val="333333"/>
          <w:cs/>
        </w:rPr>
        <w:t>สยาม เด็นโซ่ แมนูแฟคเจอริ่ง จำกัด</w:t>
      </w:r>
      <w:r>
        <w:rPr>
          <w:rFonts w:hint="cs"/>
          <w:color w:val="333333"/>
          <w:cs/>
        </w:rPr>
        <w:t xml:space="preserve"> </w:t>
      </w:r>
      <w:r w:rsidRPr="00A843B6">
        <w:rPr>
          <w:rFonts w:hint="cs"/>
          <w:color w:val="333333"/>
          <w:cs/>
        </w:rPr>
        <w:t>เป็น</w:t>
      </w:r>
      <w:r>
        <w:rPr>
          <w:rFonts w:hint="cs"/>
          <w:color w:val="333333"/>
          <w:cs/>
        </w:rPr>
        <w:t>บริษัทที่</w:t>
      </w:r>
      <w:r w:rsidRPr="00A843B6">
        <w:rPr>
          <w:rFonts w:hint="cs"/>
          <w:color w:val="333333"/>
          <w:cs/>
        </w:rPr>
        <w:t>ผลิตระบบคอมมอนเรล (</w:t>
      </w:r>
      <w:r w:rsidRPr="00A843B6">
        <w:rPr>
          <w:rFonts w:hint="cs"/>
          <w:color w:val="333333"/>
        </w:rPr>
        <w:t>Common Rail System)</w:t>
      </w:r>
      <w:r>
        <w:rPr>
          <w:rFonts w:hint="cs"/>
          <w:color w:val="333333"/>
          <w:cs/>
        </w:rPr>
        <w:t xml:space="preserve"> </w:t>
      </w:r>
      <w:r w:rsidR="00BA3A13" w:rsidRPr="00232A1A">
        <w:rPr>
          <w:rFonts w:hint="cs"/>
          <w:color w:val="333333"/>
          <w:cs/>
        </w:rPr>
        <w:t>ที่เป็นอุปกรณ์หัวฉีดน้ำมันเชื้อเพลิงแรงดันสูง และผลิตหัวฉีดแก๊สโซลีน (</w:t>
      </w:r>
      <w:r w:rsidR="00BA3A13" w:rsidRPr="00232A1A">
        <w:rPr>
          <w:rFonts w:hint="cs"/>
          <w:color w:val="333333"/>
        </w:rPr>
        <w:t>Gasoline Injector</w:t>
      </w:r>
      <w:r w:rsidR="00BA3A13" w:rsidRPr="005A091F">
        <w:rPr>
          <w:rFonts w:hint="cs"/>
          <w:color w:val="333333"/>
          <w:sz w:val="36"/>
          <w:szCs w:val="36"/>
        </w:rPr>
        <w:t>)</w:t>
      </w:r>
      <w:r w:rsidR="00BA3A13">
        <w:rPr>
          <w:rFonts w:hint="cs"/>
          <w:color w:val="333333"/>
          <w:sz w:val="36"/>
          <w:szCs w:val="36"/>
          <w:cs/>
        </w:rPr>
        <w:t xml:space="preserve"> </w:t>
      </w:r>
      <w:r w:rsidR="006E4D27" w:rsidRPr="006E4D27">
        <w:rPr>
          <w:rFonts w:hint="cs"/>
          <w:color w:val="333333"/>
          <w:cs/>
        </w:rPr>
        <w:t xml:space="preserve">ซึ่งเป็นฐานการผลิตลำดับที่ </w:t>
      </w:r>
      <w:r w:rsidR="006E4D27" w:rsidRPr="006E4D27">
        <w:rPr>
          <w:rFonts w:hint="cs"/>
          <w:color w:val="333333"/>
        </w:rPr>
        <w:t xml:space="preserve">3 </w:t>
      </w:r>
      <w:r w:rsidR="006E4D27" w:rsidRPr="006E4D27">
        <w:rPr>
          <w:rFonts w:hint="cs"/>
          <w:color w:val="333333"/>
          <w:cs/>
        </w:rPr>
        <w:t xml:space="preserve">ของกลุ่มเด็นโซ่ทั่วโลก และเป็นผู้ผลิตรายแรกของประเทศไทย สิ่งที่บริษัทของเราภาคภูมิใจคือการได้รับความเชื่อถือจากบริษัท โตโยต้า ต่อผลิตภัณฑ์คอมมอนเรล จากประเทศญี่ปุ่น มาสู่การผลิตในประเทศไทย </w:t>
      </w:r>
      <w:r w:rsidR="00232A1A">
        <w:rPr>
          <w:rFonts w:hint="cs"/>
          <w:color w:val="333333"/>
          <w:cs/>
        </w:rPr>
        <w:t>โดย</w:t>
      </w:r>
      <w:r w:rsidR="004417FD">
        <w:rPr>
          <w:rFonts w:hint="cs"/>
          <w:color w:val="333333"/>
          <w:cs/>
        </w:rPr>
        <w:t>ทางบริษัทประกอบไปด้วยหลากหลายฝ่าย หนึ่งในนั้นคือ</w:t>
      </w:r>
      <w:r w:rsidR="00232A1A">
        <w:rPr>
          <w:rFonts w:hint="cs"/>
          <w:color w:val="333333"/>
          <w:cs/>
        </w:rPr>
        <w:t xml:space="preserve"> </w:t>
      </w:r>
      <w:r w:rsidR="004417FD">
        <w:rPr>
          <w:rFonts w:hint="cs"/>
          <w:color w:val="333333"/>
          <w:cs/>
        </w:rPr>
        <w:t>ฝ่าย</w:t>
      </w:r>
      <w:r w:rsidR="00232A1A">
        <w:rPr>
          <w:rFonts w:hint="cs"/>
          <w:color w:val="333333"/>
          <w:cs/>
        </w:rPr>
        <w:t>พัฒนาซอฟต์แวร์ ซึ่งทำการพัฒนาซอฟต์แวร์ที่ใช้ภายในองค์กรเป็นหลัก เช่น ซอฟต์แวร์ที่ใช้ในการตรวจการเข้างาน ซอฟต์แวร์ที่จัดการด้านงบประมาณ เป็นต้น เพื่อลดการทำงานด้านเอกสาร</w:t>
      </w:r>
      <w:r w:rsidR="00AC52D6">
        <w:rPr>
          <w:rFonts w:hint="cs"/>
          <w:color w:val="333333"/>
          <w:cs/>
        </w:rPr>
        <w:t xml:space="preserve"> โดย</w:t>
      </w:r>
      <w:r w:rsidR="00AC52D6">
        <w:rPr>
          <w:rFonts w:hint="cs"/>
          <w:cs/>
        </w:rPr>
        <w:t>ผู้ปฏิบัติสหกิจศึกษาได้รับมอบหมายในส่วนของระบบห้องสมุดของบริษัท</w:t>
      </w:r>
    </w:p>
    <w:p w14:paraId="201AF4D2" w14:textId="5856F2C7" w:rsidR="00857C79" w:rsidRPr="007E1467" w:rsidRDefault="005D3830" w:rsidP="003B63A3">
      <w:pPr>
        <w:ind w:firstLine="720"/>
      </w:pPr>
      <w:r>
        <w:rPr>
          <w:rFonts w:hint="cs"/>
          <w:cs/>
        </w:rPr>
        <w:t>ซึ่งงานที่ผู้ปฏิบัติสหกิจศึกษาได้รับคือ ระบบห้องสมุด</w:t>
      </w:r>
      <w:r w:rsidR="00B61423">
        <w:rPr>
          <w:rFonts w:hint="cs"/>
          <w:cs/>
        </w:rPr>
        <w:t xml:space="preserve"> โดยการนำเทคโนโลยีมาปรับเปลี่ยนกระบวนการของห้องสมุดในแบบเก่า</w:t>
      </w:r>
      <w:r w:rsidR="009563BC">
        <w:rPr>
          <w:rFonts w:hint="cs"/>
          <w:cs/>
        </w:rPr>
        <w:t xml:space="preserve"> ให้มีความรวดเร็ว สะดวก และลดการใช้ทรัพยากร</w:t>
      </w:r>
      <w:bookmarkStart w:id="80" w:name="_Toc399842561"/>
    </w:p>
    <w:p w14:paraId="452EEDF6" w14:textId="77777777" w:rsidR="001C2674" w:rsidRPr="007E1467" w:rsidRDefault="001C2674" w:rsidP="00991A87">
      <w:pPr>
        <w:pStyle w:val="Heading2"/>
      </w:pPr>
      <w:bookmarkStart w:id="81" w:name="_Toc487543085"/>
      <w:r w:rsidRPr="007E1467">
        <w:rPr>
          <w:cs/>
        </w:rPr>
        <w:t>วัตถุประสงค์ของโครงงานสหกิจศึกษาที่ได้รับมอบหมาย</w:t>
      </w:r>
      <w:bookmarkEnd w:id="80"/>
      <w:bookmarkEnd w:id="81"/>
    </w:p>
    <w:p w14:paraId="346BCFC2" w14:textId="77777777" w:rsidR="003F54BB" w:rsidRPr="007E1467" w:rsidRDefault="00857C79" w:rsidP="00991A87">
      <w:pPr>
        <w:pStyle w:val="ListParagraph"/>
        <w:numPr>
          <w:ilvl w:val="3"/>
          <w:numId w:val="146"/>
        </w:numPr>
        <w:tabs>
          <w:tab w:val="left" w:pos="851"/>
        </w:tabs>
        <w:spacing w:before="0" w:line="240" w:lineRule="auto"/>
        <w:ind w:left="0" w:firstLine="720"/>
        <w:rPr>
          <w:rFonts w:cs="TH SarabunPSK"/>
          <w:szCs w:val="32"/>
        </w:rPr>
      </w:pPr>
      <w:r w:rsidRPr="007E1467">
        <w:rPr>
          <w:rFonts w:cs="TH SarabunPSK"/>
          <w:szCs w:val="32"/>
          <w:cs/>
        </w:rPr>
        <w:t>เพื่อ</w:t>
      </w:r>
      <w:r w:rsidR="00AC52D6">
        <w:rPr>
          <w:rFonts w:cs="TH SarabunPSK" w:hint="cs"/>
          <w:szCs w:val="32"/>
          <w:cs/>
        </w:rPr>
        <w:t>พัฒนาระบบห้องสมุดภายใน</w:t>
      </w:r>
    </w:p>
    <w:p w14:paraId="270E13B4" w14:textId="77777777" w:rsidR="00857C79" w:rsidRPr="006E4D27" w:rsidRDefault="00857C79" w:rsidP="00991A87">
      <w:pPr>
        <w:pStyle w:val="ListParagraph"/>
        <w:numPr>
          <w:ilvl w:val="3"/>
          <w:numId w:val="146"/>
        </w:numPr>
        <w:tabs>
          <w:tab w:val="left" w:pos="851"/>
        </w:tabs>
        <w:spacing w:before="0" w:line="240" w:lineRule="auto"/>
        <w:ind w:left="0" w:firstLine="720"/>
        <w:rPr>
          <w:rFonts w:cs="TH SarabunPSK"/>
          <w:szCs w:val="32"/>
        </w:rPr>
      </w:pPr>
      <w:r w:rsidRPr="006E4D27">
        <w:rPr>
          <w:rFonts w:cs="TH SarabunPSK"/>
          <w:szCs w:val="32"/>
          <w:cs/>
        </w:rPr>
        <w:t>เพื่</w:t>
      </w:r>
      <w:r w:rsidR="006E4D27">
        <w:rPr>
          <w:rFonts w:cs="TH SarabunPSK" w:hint="cs"/>
          <w:szCs w:val="32"/>
          <w:cs/>
        </w:rPr>
        <w:t xml:space="preserve">อเพิ่มประสิทธิภาพการทำงานขององค์กร </w:t>
      </w:r>
    </w:p>
    <w:p w14:paraId="6216AC24" w14:textId="77777777" w:rsidR="00FD6457" w:rsidRPr="007E1467" w:rsidRDefault="00FD6457" w:rsidP="00991A87">
      <w:pPr>
        <w:pStyle w:val="Heading2"/>
      </w:pPr>
      <w:bookmarkStart w:id="82" w:name="_Toc487543086"/>
      <w:bookmarkStart w:id="83" w:name="_Toc420265807"/>
      <w:r w:rsidRPr="007E1467">
        <w:rPr>
          <w:cs/>
        </w:rPr>
        <w:t>เครื่องมือที่ใช้ในการพัฒนา</w:t>
      </w:r>
      <w:bookmarkEnd w:id="82"/>
    </w:p>
    <w:p w14:paraId="1AD6D36C" w14:textId="77777777" w:rsidR="006A71D3" w:rsidRPr="00B61423" w:rsidRDefault="006A71D3" w:rsidP="00991A87">
      <w:pPr>
        <w:spacing w:line="240" w:lineRule="auto"/>
        <w:ind w:firstLine="720"/>
        <w:rPr>
          <w:color w:val="222222"/>
          <w:shd w:val="clear" w:color="auto" w:fill="FFFFFF"/>
        </w:rPr>
      </w:pPr>
      <w:r w:rsidRPr="00B61423">
        <w:rPr>
          <w:rFonts w:hint="cs"/>
          <w:color w:val="222222"/>
          <w:shd w:val="clear" w:color="auto" w:fill="FFFFFF"/>
        </w:rPr>
        <w:t>HeidiSQL</w:t>
      </w:r>
      <w:r w:rsidR="00B61423" w:rsidRPr="00B61423">
        <w:rPr>
          <w:rFonts w:hint="cs"/>
          <w:color w:val="222222"/>
          <w:shd w:val="clear" w:color="auto" w:fill="FFFFFF"/>
          <w:cs/>
        </w:rPr>
        <w:t xml:space="preserve"> เป็นโปรแกรม ขนาดเล็ก ที่ใช้ติดต่อกับ </w:t>
      </w:r>
      <w:r w:rsidR="00B61423" w:rsidRPr="00B61423">
        <w:rPr>
          <w:rFonts w:hint="cs"/>
          <w:color w:val="222222"/>
          <w:shd w:val="clear" w:color="auto" w:fill="FFFFFF"/>
        </w:rPr>
        <w:t>SQL Server</w:t>
      </w:r>
      <w:r w:rsidR="00B61423">
        <w:rPr>
          <w:rFonts w:hint="cs"/>
          <w:color w:val="222222"/>
          <w:shd w:val="clear" w:color="auto" w:fill="FFFFFF"/>
          <w:cs/>
        </w:rPr>
        <w:t xml:space="preserve"> </w:t>
      </w:r>
      <w:r w:rsidR="00B61423" w:rsidRPr="00B61423">
        <w:rPr>
          <w:rFonts w:hint="cs"/>
          <w:color w:val="222222"/>
          <w:shd w:val="clear" w:color="auto" w:fill="FFFFFF"/>
          <w:cs/>
        </w:rPr>
        <w:t xml:space="preserve">เพื่อบริหารและจัดการฐานข้อมูล </w:t>
      </w:r>
      <w:r w:rsidR="00B61423" w:rsidRPr="00B61423">
        <w:rPr>
          <w:rFonts w:hint="cs"/>
          <w:color w:val="222222"/>
          <w:shd w:val="clear" w:color="auto" w:fill="FFFFFF"/>
        </w:rPr>
        <w:t xml:space="preserve">MySQL/MSSQL </w:t>
      </w:r>
      <w:r w:rsidR="00B61423" w:rsidRPr="00B61423">
        <w:rPr>
          <w:rFonts w:hint="cs"/>
          <w:color w:val="222222"/>
          <w:shd w:val="clear" w:color="auto" w:fill="FFFFFF"/>
          <w:cs/>
        </w:rPr>
        <w:t xml:space="preserve">ทั้งที่อยู่ใน </w:t>
      </w:r>
      <w:r w:rsidR="00B61423" w:rsidRPr="00B61423">
        <w:rPr>
          <w:rFonts w:hint="cs"/>
          <w:color w:val="222222"/>
          <w:shd w:val="clear" w:color="auto" w:fill="FFFFFF"/>
        </w:rPr>
        <w:t xml:space="preserve">Localhost </w:t>
      </w:r>
      <w:r w:rsidR="00B61423" w:rsidRPr="00B61423">
        <w:rPr>
          <w:rFonts w:hint="cs"/>
          <w:color w:val="222222"/>
          <w:shd w:val="clear" w:color="auto" w:fill="FFFFFF"/>
          <w:cs/>
        </w:rPr>
        <w:t xml:space="preserve">และ บน </w:t>
      </w:r>
      <w:r w:rsidR="00B61423" w:rsidRPr="00B61423">
        <w:rPr>
          <w:rFonts w:hint="cs"/>
          <w:color w:val="222222"/>
          <w:shd w:val="clear" w:color="auto" w:fill="FFFFFF"/>
        </w:rPr>
        <w:t>Web Hosting</w:t>
      </w:r>
    </w:p>
    <w:p w14:paraId="3E7990C1" w14:textId="77777777" w:rsidR="006A71D3" w:rsidRDefault="006A71D3" w:rsidP="00991A87">
      <w:pPr>
        <w:spacing w:line="240" w:lineRule="auto"/>
        <w:ind w:firstLine="720"/>
      </w:pPr>
      <w:r>
        <w:t>Notepad++</w:t>
      </w:r>
    </w:p>
    <w:p w14:paraId="58B310A2" w14:textId="77777777" w:rsidR="006A71D3" w:rsidRPr="006A71D3" w:rsidRDefault="006A71D3" w:rsidP="00991A87">
      <w:pPr>
        <w:spacing w:line="240" w:lineRule="auto"/>
        <w:ind w:firstLine="720"/>
      </w:pPr>
      <w:r>
        <w:t>P</w:t>
      </w:r>
      <w:r w:rsidRPr="006A71D3">
        <w:t>owerpoint</w:t>
      </w:r>
    </w:p>
    <w:p w14:paraId="6891EC7E" w14:textId="2DD589E6" w:rsidR="001C2674" w:rsidRPr="007E1467" w:rsidRDefault="000F144E" w:rsidP="00991A87">
      <w:pPr>
        <w:pStyle w:val="Heading2"/>
      </w:pPr>
      <w:bookmarkStart w:id="84" w:name="_Toc487543087"/>
      <w:r w:rsidRPr="007E1467">
        <w:rPr>
          <w:cs/>
        </w:rPr>
        <w:lastRenderedPageBreak/>
        <w:t>ขอบเขตของงานสหกิจ</w:t>
      </w:r>
      <w:r w:rsidR="00D0744A" w:rsidRPr="007E1467">
        <w:rPr>
          <w:cs/>
        </w:rPr>
        <w:t>ศึกษา</w:t>
      </w:r>
      <w:r w:rsidRPr="007E1467">
        <w:rPr>
          <w:cs/>
        </w:rPr>
        <w:t>และข้อจำกัดของปัญหา</w:t>
      </w:r>
      <w:bookmarkEnd w:id="83"/>
      <w:bookmarkEnd w:id="84"/>
    </w:p>
    <w:p w14:paraId="412A8F37" w14:textId="31D29E3E" w:rsidR="001C2674" w:rsidRPr="007E1467" w:rsidRDefault="004F3DE0" w:rsidP="000C3A5B">
      <w:pPr>
        <w:spacing w:after="0" w:line="240" w:lineRule="auto"/>
        <w:ind w:firstLine="720"/>
        <w:rPr>
          <w:cs/>
        </w:rPr>
      </w:pPr>
      <w:r>
        <w:rPr>
          <w:rFonts w:hint="cs"/>
          <w:cs/>
        </w:rPr>
        <w:t>ในการปฏิบัติสหกิจศึกษาครั้งนี้ ผู้ปฏิบัติสหกิจศึกษาได้รับมอบหมายให้พัฒนาระบบ</w:t>
      </w:r>
      <w:r w:rsidR="008476ED">
        <w:rPr>
          <w:rFonts w:hint="cs"/>
          <w:cs/>
        </w:rPr>
        <w:t>จัดการ</w:t>
      </w:r>
      <w:r>
        <w:rPr>
          <w:rFonts w:hint="cs"/>
          <w:cs/>
        </w:rPr>
        <w:t xml:space="preserve">ห้องสมุดภายในองค์กร </w:t>
      </w:r>
      <w:r w:rsidR="003E310D">
        <w:rPr>
          <w:rFonts w:hint="cs"/>
          <w:cs/>
        </w:rPr>
        <w:t>โดยมีขอบเขตการพัฒนาดังต่อไปนี้</w:t>
      </w:r>
    </w:p>
    <w:p w14:paraId="18C50AF9" w14:textId="780D8317" w:rsidR="001C2674" w:rsidRDefault="008476ED" w:rsidP="00991A87">
      <w:pPr>
        <w:pStyle w:val="Heading3"/>
      </w:pPr>
      <w:r>
        <w:rPr>
          <w:rFonts w:hint="cs"/>
          <w:cs/>
        </w:rPr>
        <w:t>ขอบเขตของระบบ</w:t>
      </w:r>
    </w:p>
    <w:p w14:paraId="396B1001" w14:textId="38DD80FA" w:rsidR="008476ED" w:rsidRDefault="008476ED" w:rsidP="008476ED">
      <w:pPr>
        <w:ind w:firstLine="709"/>
      </w:pPr>
      <w:r>
        <w:rPr>
          <w:rFonts w:hint="cs"/>
          <w:cs/>
        </w:rPr>
        <w:t>ผู้</w:t>
      </w:r>
      <w:r w:rsidRPr="007E1467">
        <w:rPr>
          <w:cs/>
        </w:rPr>
        <w:t>ปฏิบัติงานสหกิจศึกษา</w:t>
      </w:r>
      <w:r>
        <w:rPr>
          <w:rFonts w:hint="cs"/>
          <w:cs/>
        </w:rPr>
        <w:t>ได้รับมอบหมายให้พัฒนาระบบจัดการห้องสมุดร่วมกับเพื่อนร่วมทีม ซึ่งประกอบไปด้วย มอดูลการยืม การคืน และชำระเงิน มอดูลการเข้าสู่ระบบ มอดูลของการเพิ่มข้อมูลพื้นฐาน มอดูลรายงาน โดยมีรายละเอียดดังนี้</w:t>
      </w:r>
    </w:p>
    <w:p w14:paraId="24A9CB1E" w14:textId="4CE44205" w:rsidR="00AF4866" w:rsidRPr="00416E20" w:rsidRDefault="00AF4866" w:rsidP="008476ED">
      <w:pPr>
        <w:ind w:firstLine="709"/>
        <w:rPr>
          <w:b/>
          <w:bCs/>
        </w:rPr>
      </w:pPr>
      <w:r w:rsidRPr="00416E20">
        <w:rPr>
          <w:rFonts w:hint="cs"/>
          <w:b/>
          <w:bCs/>
          <w:cs/>
        </w:rPr>
        <w:t>1</w:t>
      </w:r>
      <w:r w:rsidRPr="00416E20">
        <w:rPr>
          <w:b/>
          <w:bCs/>
        </w:rPr>
        <w:t xml:space="preserve">) </w:t>
      </w:r>
      <w:r w:rsidRPr="00416E20">
        <w:rPr>
          <w:rFonts w:hint="cs"/>
          <w:b/>
          <w:bCs/>
          <w:cs/>
        </w:rPr>
        <w:t>มอดูลการเข้าสู่ระบบ</w:t>
      </w:r>
    </w:p>
    <w:p w14:paraId="6BC59527" w14:textId="0B510B88" w:rsidR="00AF4866" w:rsidRDefault="00AF4866" w:rsidP="00AF4866">
      <w:pPr>
        <w:ind w:left="720" w:firstLine="720"/>
      </w:pPr>
      <w:r>
        <w:rPr>
          <w:rFonts w:hint="cs"/>
          <w:cs/>
        </w:rPr>
        <w:t>เป็นมอดูลในการเข้าใช้งานระบบจัดการห้องสมุดของพนักงาน ซึ่งสามารถแบ่งสิทธิการเข้าถึงได้ 2 กรณี คือ</w:t>
      </w:r>
    </w:p>
    <w:p w14:paraId="6D208A5C" w14:textId="46C4EB43" w:rsidR="00AF4866" w:rsidRDefault="00AF4866" w:rsidP="00AF4866">
      <w:pPr>
        <w:ind w:left="709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1. ผู้ใช้งานทั่วไป โดยสามารถเข้าถึงข้อมูลการใช้ห้องสมุดของตนเอง</w:t>
      </w:r>
    </w:p>
    <w:p w14:paraId="3B65026E" w14:textId="1875214A" w:rsidR="00AF4866" w:rsidRPr="008476ED" w:rsidRDefault="00AF4866" w:rsidP="00AF4866">
      <w:pPr>
        <w:ind w:left="709"/>
        <w:rPr>
          <w:cs/>
        </w:rPr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2. ผู้ใช้งานที่เป็น</w:t>
      </w:r>
      <w:r w:rsidR="00354EEE">
        <w:rPr>
          <w:rFonts w:hint="cs"/>
          <w:cs/>
        </w:rPr>
        <w:t xml:space="preserve">แอดมิน </w:t>
      </w:r>
      <w:r>
        <w:rPr>
          <w:rFonts w:hint="cs"/>
          <w:cs/>
        </w:rPr>
        <w:t>โดยสามารถจัดการการยืม การคืน การชำระเงิน และจัดการข้อมูลพื้นฐานต่าง ๆ</w:t>
      </w:r>
    </w:p>
    <w:p w14:paraId="4EA60AFC" w14:textId="74F5D6B2" w:rsidR="008476ED" w:rsidRPr="00416E20" w:rsidRDefault="00AF4866" w:rsidP="008476ED">
      <w:pPr>
        <w:ind w:firstLine="709"/>
        <w:rPr>
          <w:b/>
          <w:bCs/>
        </w:rPr>
      </w:pPr>
      <w:r w:rsidRPr="00416E20">
        <w:rPr>
          <w:rFonts w:hint="cs"/>
          <w:b/>
          <w:bCs/>
          <w:cs/>
        </w:rPr>
        <w:t>2</w:t>
      </w:r>
      <w:r w:rsidR="008476ED" w:rsidRPr="00416E20">
        <w:rPr>
          <w:rFonts w:hint="cs"/>
          <w:b/>
          <w:bCs/>
          <w:cs/>
        </w:rPr>
        <w:t xml:space="preserve">) </w:t>
      </w:r>
      <w:r w:rsidR="003E310D" w:rsidRPr="00416E20">
        <w:rPr>
          <w:rFonts w:hint="cs"/>
          <w:b/>
          <w:bCs/>
          <w:cs/>
        </w:rPr>
        <w:t>ม</w:t>
      </w:r>
      <w:r w:rsidRPr="00416E20">
        <w:rPr>
          <w:rFonts w:hint="cs"/>
          <w:b/>
          <w:bCs/>
          <w:cs/>
        </w:rPr>
        <w:t>อ</w:t>
      </w:r>
      <w:r w:rsidR="003E310D" w:rsidRPr="00416E20">
        <w:rPr>
          <w:rFonts w:hint="cs"/>
          <w:b/>
          <w:bCs/>
          <w:cs/>
        </w:rPr>
        <w:t>ดูล</w:t>
      </w:r>
      <w:r w:rsidR="008476ED" w:rsidRPr="00416E20">
        <w:rPr>
          <w:rFonts w:hint="cs"/>
          <w:b/>
          <w:bCs/>
          <w:cs/>
        </w:rPr>
        <w:t>การยืม การคืน และชำระเงิน</w:t>
      </w:r>
    </w:p>
    <w:p w14:paraId="02CF4050" w14:textId="63494F40" w:rsidR="008476ED" w:rsidRDefault="008476ED" w:rsidP="00354EEE">
      <w:pPr>
        <w:ind w:left="709" w:firstLine="720"/>
      </w:pPr>
      <w:r>
        <w:rPr>
          <w:rFonts w:hint="cs"/>
          <w:cs/>
        </w:rPr>
        <w:t>เป็นมอดูลที่จัดในส่วนของการยืม การคืน และชำระเงิน</w:t>
      </w:r>
      <w:r w:rsidR="00AF4866">
        <w:rPr>
          <w:rFonts w:hint="cs"/>
          <w:cs/>
        </w:rPr>
        <w:t xml:space="preserve"> </w:t>
      </w:r>
      <w:r w:rsidR="00354EEE">
        <w:rPr>
          <w:rFonts w:hint="cs"/>
          <w:cs/>
        </w:rPr>
        <w:t>จะเป็นในส่วนของแอดมิน โดยสามารถดำเนินการได้ดังนี้</w:t>
      </w:r>
    </w:p>
    <w:p w14:paraId="19F2064D" w14:textId="74E8831F" w:rsidR="00354EEE" w:rsidRDefault="00354EEE" w:rsidP="00354EEE">
      <w:pPr>
        <w:ind w:left="709" w:firstLine="720"/>
      </w:pPr>
      <w:r>
        <w:rPr>
          <w:rFonts w:hint="cs"/>
          <w:cs/>
        </w:rPr>
        <w:t>1. แอดมินสามารถทำการยืม และคืนหนังสือให้แก่ผู้ใช้งาน โดยใช้รหัสพนักงาน และรหัสหนังสือ</w:t>
      </w:r>
    </w:p>
    <w:p w14:paraId="16FB4396" w14:textId="19F7DAFB" w:rsidR="00354EEE" w:rsidRDefault="00354EEE" w:rsidP="00354EEE">
      <w:pPr>
        <w:ind w:left="709" w:firstLine="720"/>
      </w:pPr>
      <w:r>
        <w:rPr>
          <w:rFonts w:hint="cs"/>
          <w:cs/>
        </w:rPr>
        <w:t>2. แอดมินสามารถทำการชำระเงินให้แก่ผู้ใช้งาน</w:t>
      </w:r>
    </w:p>
    <w:p w14:paraId="54989C22" w14:textId="57C1BE9E" w:rsidR="00354EEE" w:rsidRPr="00416E20" w:rsidRDefault="00354EEE" w:rsidP="00354EEE">
      <w:pPr>
        <w:rPr>
          <w:b/>
          <w:bCs/>
        </w:rPr>
      </w:pPr>
      <w:r w:rsidRPr="00416E20">
        <w:rPr>
          <w:b/>
          <w:bCs/>
          <w:cs/>
        </w:rPr>
        <w:tab/>
      </w:r>
      <w:r w:rsidRPr="00416E20">
        <w:rPr>
          <w:rFonts w:hint="cs"/>
          <w:b/>
          <w:bCs/>
          <w:cs/>
        </w:rPr>
        <w:t>3</w:t>
      </w:r>
      <w:r w:rsidRPr="00416E20">
        <w:rPr>
          <w:b/>
          <w:bCs/>
        </w:rPr>
        <w:t>)</w:t>
      </w:r>
      <w:r w:rsidRPr="00416E20">
        <w:rPr>
          <w:rFonts w:hint="cs"/>
          <w:b/>
          <w:bCs/>
          <w:cs/>
        </w:rPr>
        <w:t xml:space="preserve"> มอดูลของการเพิ่มข้อมูลพื้นฐาน</w:t>
      </w:r>
    </w:p>
    <w:p w14:paraId="3EBA9EEC" w14:textId="1B0D0E44" w:rsidR="00354EEE" w:rsidRDefault="00354EEE" w:rsidP="00354EEE">
      <w:pPr>
        <w:ind w:left="709" w:firstLine="720"/>
      </w:pPr>
      <w:r>
        <w:rPr>
          <w:rFonts w:hint="cs"/>
          <w:cs/>
        </w:rPr>
        <w:t>เป็นมอดูลที่ใช้ในการเพิ่มข้อมูลพื้นฐานต่าง ๆ ซึ่งข้อมูลจะประกอบไปด้วย หนังสือ วารสาร โสตทัศนวัตถุ เป็นต้น</w:t>
      </w:r>
    </w:p>
    <w:p w14:paraId="5EE912E7" w14:textId="2B22D9F4" w:rsidR="00416E20" w:rsidRPr="00416E20" w:rsidRDefault="00416E20" w:rsidP="00416E20">
      <w:pPr>
        <w:rPr>
          <w:b/>
          <w:bCs/>
        </w:rPr>
      </w:pPr>
      <w:r w:rsidRPr="00416E20">
        <w:rPr>
          <w:b/>
          <w:bCs/>
          <w:cs/>
        </w:rPr>
        <w:tab/>
      </w:r>
      <w:r w:rsidRPr="00416E20">
        <w:rPr>
          <w:rFonts w:hint="cs"/>
          <w:b/>
          <w:bCs/>
          <w:cs/>
        </w:rPr>
        <w:t>4</w:t>
      </w:r>
      <w:r w:rsidRPr="00416E20">
        <w:rPr>
          <w:b/>
          <w:bCs/>
        </w:rPr>
        <w:t xml:space="preserve">) </w:t>
      </w:r>
      <w:r w:rsidRPr="00416E20">
        <w:rPr>
          <w:rFonts w:hint="cs"/>
          <w:b/>
          <w:bCs/>
          <w:cs/>
        </w:rPr>
        <w:t>มอดูลรายงาน</w:t>
      </w:r>
    </w:p>
    <w:p w14:paraId="73103117" w14:textId="4EB5040F" w:rsidR="00416E20" w:rsidRDefault="00416E20" w:rsidP="00416E20">
      <w:pPr>
        <w:ind w:left="709" w:firstLine="720"/>
      </w:pPr>
      <w:r>
        <w:rPr>
          <w:rFonts w:hint="cs"/>
          <w:cs/>
        </w:rPr>
        <w:t xml:space="preserve">เป็นมอดูลที่ใช้ในการเรียกดูข้อมูลในรูปแบบของรายงานไฟล์ </w:t>
      </w:r>
      <w:r>
        <w:t xml:space="preserve">excel </w:t>
      </w:r>
      <w:r>
        <w:rPr>
          <w:rFonts w:hint="cs"/>
          <w:cs/>
        </w:rPr>
        <w:t>โดยรายงานจจะประกอบไปด้วย</w:t>
      </w:r>
    </w:p>
    <w:p w14:paraId="5A1255BF" w14:textId="097CFBF6" w:rsidR="00416E20" w:rsidRDefault="00416E20" w:rsidP="00416E20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1. รายงานการค้างส่ง</w:t>
      </w:r>
    </w:p>
    <w:p w14:paraId="1ADABA4D" w14:textId="22745430" w:rsidR="00416E20" w:rsidRDefault="00416E20" w:rsidP="00416E20">
      <w:r>
        <w:rPr>
          <w:cs/>
        </w:rPr>
        <w:lastRenderedPageBreak/>
        <w:tab/>
      </w:r>
      <w:r>
        <w:rPr>
          <w:cs/>
        </w:rPr>
        <w:tab/>
      </w:r>
      <w:r>
        <w:rPr>
          <w:rFonts w:hint="cs"/>
          <w:cs/>
        </w:rPr>
        <w:t>2. รายงานหนังสือที่ถูกยืมมากที่สุด</w:t>
      </w:r>
    </w:p>
    <w:p w14:paraId="63CE6AEF" w14:textId="342831F1" w:rsidR="00416E20" w:rsidRDefault="00416E20" w:rsidP="00416E20">
      <w:pPr>
        <w:rPr>
          <w:cs/>
        </w:rPr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3. รายงานผู้ที่ยืมหนังสือมากที่สุด</w:t>
      </w:r>
    </w:p>
    <w:p w14:paraId="2AF46523" w14:textId="77777777" w:rsidR="007B4B38" w:rsidRPr="007E1467" w:rsidRDefault="002D5466" w:rsidP="00991A87">
      <w:pPr>
        <w:pStyle w:val="Heading2"/>
      </w:pPr>
      <w:bookmarkStart w:id="85" w:name="_Toc410779715"/>
      <w:bookmarkStart w:id="86" w:name="_Toc413337320"/>
      <w:bookmarkStart w:id="87" w:name="_Toc413338035"/>
      <w:bookmarkStart w:id="88" w:name="_Toc420387307"/>
      <w:bookmarkStart w:id="89" w:name="_Toc420485903"/>
      <w:bookmarkStart w:id="90" w:name="_Toc420524901"/>
      <w:bookmarkStart w:id="91" w:name="_Toc420525060"/>
      <w:bookmarkStart w:id="92" w:name="_Toc420734870"/>
      <w:bookmarkStart w:id="93" w:name="_Toc420738573"/>
      <w:bookmarkStart w:id="94" w:name="_Toc420739143"/>
      <w:bookmarkStart w:id="95" w:name="_Toc420739363"/>
      <w:bookmarkStart w:id="96" w:name="_Toc420740484"/>
      <w:bookmarkStart w:id="97" w:name="_Toc424817231"/>
      <w:bookmarkStart w:id="98" w:name="_Toc424817913"/>
      <w:bookmarkStart w:id="99" w:name="_Toc453667211"/>
      <w:bookmarkStart w:id="100" w:name="_Toc453667475"/>
      <w:bookmarkStart w:id="101" w:name="_Toc453683034"/>
      <w:bookmarkStart w:id="102" w:name="_Toc453683374"/>
      <w:bookmarkStart w:id="103" w:name="_Toc453683446"/>
      <w:bookmarkStart w:id="104" w:name="_Toc453683706"/>
      <w:bookmarkStart w:id="105" w:name="_Toc487543094"/>
      <w:bookmarkStart w:id="106" w:name="_Toc420265817"/>
      <w:bookmarkStart w:id="107" w:name="_Toc487543095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r w:rsidRPr="007E1467">
        <w:rPr>
          <w:cs/>
        </w:rPr>
        <w:t>แผนใน</w:t>
      </w:r>
      <w:bookmarkEnd w:id="106"/>
      <w:r w:rsidR="003D63AD" w:rsidRPr="007E1467">
        <w:rPr>
          <w:cs/>
        </w:rPr>
        <w:t>การปฏิบัติงาน</w:t>
      </w:r>
      <w:r w:rsidR="00FF74A9" w:rsidRPr="007E1467">
        <w:rPr>
          <w:cs/>
        </w:rPr>
        <w:t>สหกิจศึกษา</w:t>
      </w:r>
      <w:bookmarkEnd w:id="107"/>
    </w:p>
    <w:p w14:paraId="7CD8C7E7" w14:textId="1282B81C" w:rsidR="00424A26" w:rsidRPr="00175B8C" w:rsidRDefault="00175B8C" w:rsidP="00991A87">
      <w:pPr>
        <w:pStyle w:val="a1"/>
        <w:ind w:firstLine="720"/>
      </w:pPr>
      <w:bookmarkStart w:id="108" w:name="_Toc420526494"/>
      <w:bookmarkStart w:id="109" w:name="_Toc420530166"/>
      <w:bookmarkStart w:id="110" w:name="_Toc420530185"/>
      <w:bookmarkStart w:id="111" w:name="_Toc420530461"/>
      <w:bookmarkStart w:id="112" w:name="_Toc420530480"/>
      <w:bookmarkStart w:id="113" w:name="_Toc420530499"/>
      <w:bookmarkStart w:id="114" w:name="_Toc420530518"/>
      <w:bookmarkStart w:id="115" w:name="_Toc420542593"/>
      <w:bookmarkStart w:id="116" w:name="_Toc420543124"/>
      <w:bookmarkStart w:id="117" w:name="_Toc420543186"/>
      <w:bookmarkStart w:id="118" w:name="_Toc424818439"/>
      <w:bookmarkStart w:id="119" w:name="_Toc487546662"/>
      <w:r w:rsidRPr="00175B8C">
        <w:rPr>
          <w:rFonts w:hint="cs"/>
          <w:cs/>
        </w:rPr>
        <w:t>การ</w:t>
      </w:r>
      <w:r w:rsidRPr="007E1467">
        <w:rPr>
          <w:cs/>
        </w:rPr>
        <w:t>ปฏิบัติงานสหกิจศึกษา</w:t>
      </w:r>
      <w:r>
        <w:rPr>
          <w:rFonts w:hint="cs"/>
          <w:cs/>
        </w:rPr>
        <w:t>ในครั้งนี้ จะต้องมีการวางแผนที่เป็นระบบ เพื่อเป็นหลักในการดำเนินการปฏิบัติ โดยได้มีการวางแผนการดำเนินงานดังตารางที่ 1-1</w:t>
      </w:r>
      <w:r w:rsidR="005877DB" w:rsidRPr="00175B8C">
        <w:rPr>
          <w:cs/>
        </w:rPr>
        <w:t xml:space="preserve"> </w:t>
      </w:r>
    </w:p>
    <w:p w14:paraId="2379E11B" w14:textId="6BAA8995" w:rsidR="00C6788E" w:rsidRPr="007E1467" w:rsidRDefault="005F715F" w:rsidP="00B957B4">
      <w:pPr>
        <w:pStyle w:val="a1"/>
      </w:pPr>
      <w:r w:rsidRPr="007E1467">
        <w:rPr>
          <w:cs/>
        </w:rPr>
        <w:t xml:space="preserve">ตารางที่ </w:t>
      </w:r>
      <w:r w:rsidR="000D216D">
        <w:rPr>
          <w:noProof/>
        </w:rPr>
        <w:fldChar w:fldCharType="begin"/>
      </w:r>
      <w:r w:rsidR="000D216D">
        <w:rPr>
          <w:noProof/>
        </w:rPr>
        <w:instrText xml:space="preserve"> STYLEREF 1 \s </w:instrText>
      </w:r>
      <w:r w:rsidR="000D216D">
        <w:rPr>
          <w:noProof/>
        </w:rPr>
        <w:fldChar w:fldCharType="separate"/>
      </w:r>
      <w:r w:rsidR="003B63A3">
        <w:rPr>
          <w:noProof/>
        </w:rPr>
        <w:t>1</w:t>
      </w:r>
      <w:r w:rsidR="000D216D">
        <w:rPr>
          <w:noProof/>
        </w:rPr>
        <w:fldChar w:fldCharType="end"/>
      </w:r>
      <w:r w:rsidR="00402ED5">
        <w:rPr>
          <w:cs/>
        </w:rPr>
        <w:noBreakHyphen/>
      </w:r>
      <w:r w:rsidR="000D216D">
        <w:rPr>
          <w:noProof/>
        </w:rPr>
        <w:fldChar w:fldCharType="begin"/>
      </w:r>
      <w:r w:rsidR="000D216D">
        <w:rPr>
          <w:noProof/>
        </w:rPr>
        <w:instrText xml:space="preserve"> SEQ </w:instrText>
      </w:r>
      <w:r w:rsidR="000D216D">
        <w:rPr>
          <w:noProof/>
          <w:cs/>
        </w:rPr>
        <w:instrText xml:space="preserve">ตารางที่ </w:instrText>
      </w:r>
      <w:r w:rsidR="000D216D">
        <w:rPr>
          <w:noProof/>
        </w:rPr>
        <w:instrText xml:space="preserve">\* ARABIC \s 1 </w:instrText>
      </w:r>
      <w:r w:rsidR="000D216D">
        <w:rPr>
          <w:noProof/>
        </w:rPr>
        <w:fldChar w:fldCharType="separate"/>
      </w:r>
      <w:r w:rsidR="003B63A3">
        <w:rPr>
          <w:noProof/>
        </w:rPr>
        <w:t>1</w:t>
      </w:r>
      <w:r w:rsidR="000D216D">
        <w:rPr>
          <w:noProof/>
        </w:rPr>
        <w:fldChar w:fldCharType="end"/>
      </w:r>
      <w:r w:rsidRPr="007E1467">
        <w:rPr>
          <w:cs/>
        </w:rPr>
        <w:t xml:space="preserve">  </w:t>
      </w:r>
      <w:r w:rsidR="00C6788E" w:rsidRPr="007E1467">
        <w:rPr>
          <w:cs/>
        </w:rPr>
        <w:t>แผนปฏิบัติงานสหกิจ</w:t>
      </w:r>
      <w:r w:rsidR="005F01E1" w:rsidRPr="007E1467">
        <w:rPr>
          <w:cs/>
        </w:rPr>
        <w:t>ศึกษา</w:t>
      </w:r>
      <w:r w:rsidR="00C6788E" w:rsidRPr="007E1467">
        <w:rPr>
          <w:cs/>
        </w:rPr>
        <w:t xml:space="preserve"> ครั้งที่ 1</w:t>
      </w:r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</w:p>
    <w:tbl>
      <w:tblPr>
        <w:tblStyle w:val="TableGrid"/>
        <w:tblW w:w="5256" w:type="pct"/>
        <w:jc w:val="center"/>
        <w:tblLayout w:type="fixed"/>
        <w:tblLook w:val="04A0" w:firstRow="1" w:lastRow="0" w:firstColumn="1" w:lastColumn="0" w:noHBand="0" w:noVBand="1"/>
      </w:tblPr>
      <w:tblGrid>
        <w:gridCol w:w="715"/>
        <w:gridCol w:w="4328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67"/>
        <w:gridCol w:w="236"/>
      </w:tblGrid>
      <w:tr w:rsidR="00794340" w:rsidRPr="00B34504" w14:paraId="235B36EA" w14:textId="0142A351" w:rsidTr="00733638">
        <w:trPr>
          <w:trHeight w:val="683"/>
          <w:tblHeader/>
          <w:jc w:val="center"/>
        </w:trPr>
        <w:tc>
          <w:tcPr>
            <w:tcW w:w="5000" w:type="pct"/>
            <w:gridSpan w:val="18"/>
          </w:tcPr>
          <w:p w14:paraId="747FF878" w14:textId="4342DA90" w:rsidR="00794340" w:rsidRPr="00B34504" w:rsidRDefault="00794340" w:rsidP="00991A87">
            <w:pPr>
              <w:spacing w:after="0"/>
              <w:jc w:val="center"/>
              <w:rPr>
                <w:rFonts w:eastAsiaTheme="minorEastAsia"/>
                <w:b/>
                <w:bCs/>
                <w:cs/>
              </w:rPr>
            </w:pPr>
            <w:r w:rsidRPr="00B34504">
              <w:rPr>
                <w:rFonts w:eastAsiaTheme="minorEastAsia"/>
                <w:b/>
                <w:bCs/>
                <w:cs/>
              </w:rPr>
              <w:t>แผนปฏิบัติงานสหกิจศึกษา</w:t>
            </w:r>
          </w:p>
        </w:tc>
      </w:tr>
      <w:tr w:rsidR="00733638" w:rsidRPr="00B34504" w14:paraId="26A1E672" w14:textId="6C6C0D93" w:rsidTr="00733638">
        <w:trPr>
          <w:trHeight w:val="803"/>
          <w:tblHeader/>
          <w:jc w:val="center"/>
        </w:trPr>
        <w:tc>
          <w:tcPr>
            <w:tcW w:w="2703" w:type="pct"/>
            <w:gridSpan w:val="2"/>
            <w:vAlign w:val="center"/>
          </w:tcPr>
          <w:p w14:paraId="7D567B82" w14:textId="77777777" w:rsidR="00794340" w:rsidRPr="00B34504" w:rsidRDefault="00794340" w:rsidP="00794340">
            <w:pPr>
              <w:pStyle w:val="ListParagraph"/>
              <w:spacing w:before="0" w:line="240" w:lineRule="auto"/>
              <w:ind w:left="337"/>
              <w:jc w:val="center"/>
              <w:rPr>
                <w:rFonts w:eastAsiaTheme="minorEastAsia" w:cs="TH SarabunPSK"/>
                <w:b/>
                <w:bCs/>
                <w:szCs w:val="32"/>
              </w:rPr>
            </w:pPr>
            <w:r w:rsidRPr="00B34504">
              <w:rPr>
                <w:rFonts w:eastAsiaTheme="minorEastAsia" w:cs="TH SarabunPSK"/>
                <w:b/>
                <w:bCs/>
                <w:szCs w:val="32"/>
                <w:cs/>
              </w:rPr>
              <w:t>งาน</w:t>
            </w:r>
          </w:p>
        </w:tc>
        <w:tc>
          <w:tcPr>
            <w:tcW w:w="580" w:type="pct"/>
            <w:gridSpan w:val="4"/>
            <w:vAlign w:val="center"/>
          </w:tcPr>
          <w:p w14:paraId="7D607F18" w14:textId="65656B4D" w:rsidR="00794340" w:rsidRPr="00B34504" w:rsidRDefault="00794340" w:rsidP="00794340">
            <w:pPr>
              <w:spacing w:after="0"/>
              <w:jc w:val="center"/>
              <w:rPr>
                <w:rFonts w:eastAsiaTheme="minorEastAsia"/>
                <w:b/>
                <w:bCs/>
                <w:cs/>
              </w:rPr>
            </w:pPr>
            <w:r w:rsidRPr="00B34504">
              <w:rPr>
                <w:rFonts w:eastAsiaTheme="minorEastAsia"/>
                <w:b/>
                <w:bCs/>
                <w:cs/>
              </w:rPr>
              <w:t>ส.ค.</w:t>
            </w:r>
          </w:p>
        </w:tc>
        <w:tc>
          <w:tcPr>
            <w:tcW w:w="579" w:type="pct"/>
            <w:gridSpan w:val="4"/>
            <w:vAlign w:val="center"/>
          </w:tcPr>
          <w:p w14:paraId="4D31E98C" w14:textId="129290F2" w:rsidR="00794340" w:rsidRPr="00B34504" w:rsidRDefault="00794340" w:rsidP="00794340">
            <w:pPr>
              <w:spacing w:after="0"/>
              <w:jc w:val="center"/>
              <w:rPr>
                <w:rFonts w:eastAsiaTheme="minorEastAsia"/>
                <w:b/>
                <w:bCs/>
                <w:cs/>
              </w:rPr>
            </w:pPr>
            <w:r>
              <w:rPr>
                <w:rFonts w:eastAsiaTheme="minorEastAsia" w:hint="cs"/>
                <w:b/>
                <w:bCs/>
                <w:cs/>
              </w:rPr>
              <w:t>ก.ย.</w:t>
            </w:r>
          </w:p>
        </w:tc>
        <w:tc>
          <w:tcPr>
            <w:tcW w:w="579" w:type="pct"/>
            <w:gridSpan w:val="4"/>
            <w:vAlign w:val="center"/>
          </w:tcPr>
          <w:p w14:paraId="694CD3ED" w14:textId="1E23C68E" w:rsidR="00794340" w:rsidRPr="00B34504" w:rsidRDefault="00794340" w:rsidP="00794340">
            <w:pPr>
              <w:spacing w:after="0"/>
              <w:jc w:val="center"/>
              <w:rPr>
                <w:rFonts w:eastAsiaTheme="minorEastAsia"/>
                <w:b/>
                <w:bCs/>
                <w:cs/>
              </w:rPr>
            </w:pPr>
            <w:r w:rsidRPr="00B34504">
              <w:rPr>
                <w:rFonts w:eastAsiaTheme="minorEastAsia"/>
                <w:b/>
                <w:bCs/>
                <w:cs/>
              </w:rPr>
              <w:t>ต.ค.</w:t>
            </w:r>
          </w:p>
        </w:tc>
        <w:tc>
          <w:tcPr>
            <w:tcW w:w="559" w:type="pct"/>
            <w:gridSpan w:val="4"/>
            <w:vAlign w:val="center"/>
          </w:tcPr>
          <w:p w14:paraId="0851C10F" w14:textId="7F850FAD" w:rsidR="00794340" w:rsidRPr="00B34504" w:rsidRDefault="00794340" w:rsidP="00794340">
            <w:pPr>
              <w:spacing w:after="0"/>
              <w:jc w:val="center"/>
              <w:rPr>
                <w:rFonts w:eastAsiaTheme="minorEastAsia"/>
                <w:b/>
                <w:bCs/>
                <w:cs/>
              </w:rPr>
            </w:pPr>
            <w:r w:rsidRPr="00B34504">
              <w:rPr>
                <w:rFonts w:eastAsiaTheme="minorEastAsia"/>
                <w:b/>
                <w:bCs/>
                <w:cs/>
              </w:rPr>
              <w:t>พ.ย.</w:t>
            </w:r>
          </w:p>
        </w:tc>
      </w:tr>
      <w:tr w:rsidR="00733638" w:rsidRPr="00B34504" w14:paraId="32C61619" w14:textId="43680B48" w:rsidTr="00733638">
        <w:trPr>
          <w:trHeight w:val="458"/>
          <w:jc w:val="center"/>
        </w:trPr>
        <w:tc>
          <w:tcPr>
            <w:tcW w:w="383" w:type="pct"/>
            <w:vAlign w:val="center"/>
          </w:tcPr>
          <w:p w14:paraId="2C126A26" w14:textId="77777777" w:rsidR="00794340" w:rsidRPr="00B34504" w:rsidRDefault="00794340" w:rsidP="00794340">
            <w:pPr>
              <w:spacing w:before="0"/>
              <w:jc w:val="center"/>
              <w:rPr>
                <w:rFonts w:eastAsiaTheme="minorEastAsia"/>
              </w:rPr>
            </w:pPr>
            <w:r w:rsidRPr="00B34504">
              <w:rPr>
                <w:rFonts w:eastAsiaTheme="minorEastAsia"/>
              </w:rPr>
              <w:t>1</w:t>
            </w:r>
            <w:r>
              <w:rPr>
                <w:rFonts w:eastAsiaTheme="minorEastAsia"/>
                <w:cs/>
              </w:rPr>
              <w:t>.</w:t>
            </w:r>
          </w:p>
        </w:tc>
        <w:tc>
          <w:tcPr>
            <w:tcW w:w="2319" w:type="pct"/>
            <w:noWrap/>
            <w:vAlign w:val="center"/>
          </w:tcPr>
          <w:p w14:paraId="597EF943" w14:textId="3391F641" w:rsidR="00794340" w:rsidRPr="00B34504" w:rsidRDefault="00794340" w:rsidP="00794340">
            <w:pPr>
              <w:spacing w:before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Project Identification</w:t>
            </w:r>
          </w:p>
        </w:tc>
        <w:tc>
          <w:tcPr>
            <w:tcW w:w="145" w:type="pct"/>
            <w:shd w:val="clear" w:color="auto" w:fill="A6A6A6" w:themeFill="background1" w:themeFillShade="A6"/>
            <w:vAlign w:val="center"/>
          </w:tcPr>
          <w:p w14:paraId="772D67C9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5166D051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43252C1E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57EEEBA7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AA55FBC" w14:textId="79F8C6C8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311C5878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0988882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4A1882F0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23F3922B" w14:textId="0ED986E4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1CB06641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77156F78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7FA88ED1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523B30BF" w14:textId="436B1F9C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1EC766A6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3" w:type="pct"/>
            <w:vAlign w:val="center"/>
          </w:tcPr>
          <w:p w14:paraId="43C9E0E9" w14:textId="14125805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27" w:type="pct"/>
          </w:tcPr>
          <w:p w14:paraId="098590CB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</w:tr>
      <w:tr w:rsidR="00733638" w:rsidRPr="00B34504" w14:paraId="019EE5EB" w14:textId="641061BC" w:rsidTr="00733638">
        <w:trPr>
          <w:trHeight w:val="404"/>
          <w:jc w:val="center"/>
        </w:trPr>
        <w:tc>
          <w:tcPr>
            <w:tcW w:w="383" w:type="pct"/>
            <w:vAlign w:val="center"/>
          </w:tcPr>
          <w:p w14:paraId="744A938C" w14:textId="77777777" w:rsidR="00794340" w:rsidRPr="00B34504" w:rsidRDefault="00794340" w:rsidP="00794340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  <w:r>
              <w:rPr>
                <w:rFonts w:eastAsiaTheme="minorEastAsia"/>
                <w:cs/>
              </w:rPr>
              <w:t>.</w:t>
            </w:r>
          </w:p>
        </w:tc>
        <w:tc>
          <w:tcPr>
            <w:tcW w:w="2319" w:type="pct"/>
            <w:noWrap/>
            <w:vAlign w:val="center"/>
          </w:tcPr>
          <w:p w14:paraId="6C0B5339" w14:textId="6A9ACCCC" w:rsidR="00794340" w:rsidRPr="006222EE" w:rsidRDefault="00794340" w:rsidP="00794340">
            <w:pPr>
              <w:spacing w:before="0"/>
              <w:jc w:val="left"/>
              <w:rPr>
                <w:rFonts w:eastAsiaTheme="minorEastAsia"/>
              </w:rPr>
            </w:pPr>
            <w:r>
              <w:rPr>
                <w:rFonts w:eastAsiaTheme="minorEastAsia"/>
              </w:rPr>
              <w:t>Initiating and Planning</w:t>
            </w:r>
          </w:p>
        </w:tc>
        <w:tc>
          <w:tcPr>
            <w:tcW w:w="145" w:type="pct"/>
            <w:vAlign w:val="center"/>
          </w:tcPr>
          <w:p w14:paraId="0984AB2B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6A6A6" w:themeFill="background1" w:themeFillShade="A6"/>
          </w:tcPr>
          <w:p w14:paraId="2ACE5232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3930CEB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5C99947B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5D2C6234" w14:textId="03D34F65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29FD5178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47EE738A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7E8097C8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41A75508" w14:textId="29640E2D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259CE692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30D4ECAF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2B0F5C8D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4B75E787" w14:textId="007BDE64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985848B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3" w:type="pct"/>
            <w:vAlign w:val="center"/>
          </w:tcPr>
          <w:p w14:paraId="053FF4CC" w14:textId="62B9B5EF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27" w:type="pct"/>
          </w:tcPr>
          <w:p w14:paraId="638246A8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</w:tr>
      <w:tr w:rsidR="00733638" w:rsidRPr="00B34504" w14:paraId="5D75A8F9" w14:textId="17DD8150" w:rsidTr="00733638">
        <w:trPr>
          <w:trHeight w:val="287"/>
          <w:jc w:val="center"/>
        </w:trPr>
        <w:tc>
          <w:tcPr>
            <w:tcW w:w="383" w:type="pct"/>
            <w:vAlign w:val="center"/>
          </w:tcPr>
          <w:p w14:paraId="47E71780" w14:textId="77777777" w:rsidR="00794340" w:rsidRPr="00B34504" w:rsidRDefault="00794340" w:rsidP="00794340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  <w:r>
              <w:rPr>
                <w:rFonts w:eastAsiaTheme="minorEastAsia"/>
                <w:cs/>
              </w:rPr>
              <w:t>.</w:t>
            </w:r>
          </w:p>
        </w:tc>
        <w:tc>
          <w:tcPr>
            <w:tcW w:w="2319" w:type="pct"/>
            <w:noWrap/>
            <w:vAlign w:val="center"/>
          </w:tcPr>
          <w:p w14:paraId="077D6D02" w14:textId="55870770" w:rsidR="00794340" w:rsidRPr="006222EE" w:rsidRDefault="00794340" w:rsidP="00794340">
            <w:pPr>
              <w:spacing w:before="0"/>
              <w:jc w:val="left"/>
              <w:rPr>
                <w:rFonts w:eastAsiaTheme="minorEastAsia"/>
              </w:rPr>
            </w:pPr>
            <w:r>
              <w:rPr>
                <w:rFonts w:eastAsiaTheme="minorEastAsia"/>
              </w:rPr>
              <w:t>System Analysis</w:t>
            </w:r>
          </w:p>
        </w:tc>
        <w:tc>
          <w:tcPr>
            <w:tcW w:w="145" w:type="pct"/>
            <w:vAlign w:val="center"/>
          </w:tcPr>
          <w:p w14:paraId="71CBAD0E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F603C33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6A6A6" w:themeFill="background1" w:themeFillShade="A6"/>
          </w:tcPr>
          <w:p w14:paraId="6BDDF647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6A6A6" w:themeFill="background1" w:themeFillShade="A6"/>
          </w:tcPr>
          <w:p w14:paraId="1E437421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6A6A6" w:themeFill="background1" w:themeFillShade="A6"/>
          </w:tcPr>
          <w:p w14:paraId="10C828D8" w14:textId="0AE214C5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6A6A6" w:themeFill="background1" w:themeFillShade="A6"/>
          </w:tcPr>
          <w:p w14:paraId="707E9D96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427DF8A5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43091354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2DBAEF4B" w14:textId="264BBFC8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10CC51F2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621F8BF7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46AB4747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777AD7CD" w14:textId="075E45E0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7939EB0C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3" w:type="pct"/>
            <w:vAlign w:val="center"/>
          </w:tcPr>
          <w:p w14:paraId="3EB5BF38" w14:textId="623A7F7E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27" w:type="pct"/>
          </w:tcPr>
          <w:p w14:paraId="27B68B38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</w:tr>
      <w:tr w:rsidR="00733638" w:rsidRPr="00B34504" w14:paraId="2E30C11C" w14:textId="21079CD1" w:rsidTr="00733638">
        <w:trPr>
          <w:trHeight w:val="287"/>
          <w:jc w:val="center"/>
        </w:trPr>
        <w:tc>
          <w:tcPr>
            <w:tcW w:w="383" w:type="pct"/>
            <w:vAlign w:val="center"/>
          </w:tcPr>
          <w:p w14:paraId="0917074D" w14:textId="36F10A9D" w:rsidR="00794340" w:rsidRDefault="00794340" w:rsidP="00794340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4.</w:t>
            </w:r>
          </w:p>
        </w:tc>
        <w:tc>
          <w:tcPr>
            <w:tcW w:w="2319" w:type="pct"/>
            <w:noWrap/>
            <w:vAlign w:val="center"/>
          </w:tcPr>
          <w:p w14:paraId="537FCD8B" w14:textId="1F85D12D" w:rsidR="00794340" w:rsidRDefault="00794340" w:rsidP="00794340">
            <w:pPr>
              <w:spacing w:before="0"/>
              <w:jc w:val="left"/>
              <w:rPr>
                <w:rFonts w:eastAsiaTheme="minorEastAsia"/>
              </w:rPr>
            </w:pPr>
            <w:r>
              <w:rPr>
                <w:rFonts w:eastAsiaTheme="minorEastAsia"/>
              </w:rPr>
              <w:t>Database Design</w:t>
            </w:r>
          </w:p>
        </w:tc>
        <w:tc>
          <w:tcPr>
            <w:tcW w:w="145" w:type="pct"/>
            <w:vAlign w:val="center"/>
          </w:tcPr>
          <w:p w14:paraId="68FD2CA7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59678B84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A1C9C39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2B9CA086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76B15FFA" w14:textId="1CCAD00F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28BBB4F8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6A6A6" w:themeFill="background1" w:themeFillShade="A6"/>
          </w:tcPr>
          <w:p w14:paraId="4B0A0DA7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3BE2B272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53A6F6BB" w14:textId="4E3755C8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3B2F1AD1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6C3D6109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57E37344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47544BA2" w14:textId="33DA4706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6769E8FE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3" w:type="pct"/>
            <w:vAlign w:val="center"/>
          </w:tcPr>
          <w:p w14:paraId="07E66EAE" w14:textId="3DFB293D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27" w:type="pct"/>
          </w:tcPr>
          <w:p w14:paraId="3C17BD9E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</w:tr>
      <w:tr w:rsidR="00733638" w:rsidRPr="00B34504" w14:paraId="2E1BB1BD" w14:textId="75D21902" w:rsidTr="00733638">
        <w:trPr>
          <w:trHeight w:val="287"/>
          <w:jc w:val="center"/>
        </w:trPr>
        <w:tc>
          <w:tcPr>
            <w:tcW w:w="383" w:type="pct"/>
            <w:vAlign w:val="center"/>
          </w:tcPr>
          <w:p w14:paraId="1642C3DB" w14:textId="67FEC0A3" w:rsidR="00794340" w:rsidRDefault="00794340" w:rsidP="00794340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5.</w:t>
            </w:r>
          </w:p>
        </w:tc>
        <w:tc>
          <w:tcPr>
            <w:tcW w:w="2319" w:type="pct"/>
            <w:noWrap/>
            <w:vAlign w:val="center"/>
          </w:tcPr>
          <w:p w14:paraId="1A606CAC" w14:textId="2D36133A" w:rsidR="00794340" w:rsidRDefault="00794340" w:rsidP="00794340">
            <w:pPr>
              <w:spacing w:before="0"/>
              <w:jc w:val="left"/>
              <w:rPr>
                <w:rFonts w:eastAsiaTheme="minorEastAsia"/>
              </w:rPr>
            </w:pPr>
            <w:r>
              <w:rPr>
                <w:rFonts w:eastAsiaTheme="minorEastAsia"/>
              </w:rPr>
              <w:t>Logical Design</w:t>
            </w:r>
          </w:p>
        </w:tc>
        <w:tc>
          <w:tcPr>
            <w:tcW w:w="145" w:type="pct"/>
            <w:vAlign w:val="center"/>
          </w:tcPr>
          <w:p w14:paraId="0035BA3C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2A12B82C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B011180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16D8B4C5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07BFE08" w14:textId="32C6FCB0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4082D67E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6A6A6" w:themeFill="background1" w:themeFillShade="A6"/>
          </w:tcPr>
          <w:p w14:paraId="209FE1E7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6A6A6" w:themeFill="background1" w:themeFillShade="A6"/>
          </w:tcPr>
          <w:p w14:paraId="183F741F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283648AB" w14:textId="02E4A2A0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298C3EFE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3BE676E1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19A94576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458E9CCB" w14:textId="4BC9D97C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78FDF21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3" w:type="pct"/>
            <w:vAlign w:val="center"/>
          </w:tcPr>
          <w:p w14:paraId="0B21E35A" w14:textId="651C3E53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27" w:type="pct"/>
          </w:tcPr>
          <w:p w14:paraId="18164DED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</w:tr>
      <w:tr w:rsidR="00733638" w:rsidRPr="00B34504" w14:paraId="1FCC3D73" w14:textId="2AB83BAA" w:rsidTr="00733638">
        <w:trPr>
          <w:trHeight w:val="287"/>
          <w:jc w:val="center"/>
        </w:trPr>
        <w:tc>
          <w:tcPr>
            <w:tcW w:w="383" w:type="pct"/>
            <w:vAlign w:val="center"/>
          </w:tcPr>
          <w:p w14:paraId="1E6A8E4D" w14:textId="7B641032" w:rsidR="00794340" w:rsidRDefault="00794340" w:rsidP="00794340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6.</w:t>
            </w:r>
          </w:p>
        </w:tc>
        <w:tc>
          <w:tcPr>
            <w:tcW w:w="2319" w:type="pct"/>
            <w:noWrap/>
            <w:vAlign w:val="center"/>
          </w:tcPr>
          <w:p w14:paraId="78E1CFA0" w14:textId="1C2D3121" w:rsidR="00794340" w:rsidRDefault="00794340" w:rsidP="00794340">
            <w:pPr>
              <w:spacing w:before="0"/>
              <w:jc w:val="left"/>
              <w:rPr>
                <w:rFonts w:eastAsiaTheme="minorEastAsia"/>
              </w:rPr>
            </w:pPr>
            <w:r>
              <w:rPr>
                <w:rFonts w:eastAsiaTheme="minorEastAsia"/>
              </w:rPr>
              <w:t>Physical Design</w:t>
            </w:r>
          </w:p>
        </w:tc>
        <w:tc>
          <w:tcPr>
            <w:tcW w:w="145" w:type="pct"/>
            <w:vAlign w:val="center"/>
          </w:tcPr>
          <w:p w14:paraId="09E71B0C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76DD71B3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50CF191E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7A14DBF0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6ED30A43" w14:textId="129BB253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1461AAFF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6E5CB25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75354237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6A6A6" w:themeFill="background1" w:themeFillShade="A6"/>
            <w:vAlign w:val="center"/>
          </w:tcPr>
          <w:p w14:paraId="020560D2" w14:textId="5556923E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7523863B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189395BF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13FD20D0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23601A61" w14:textId="0DDA8A6D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1A5EEF38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3" w:type="pct"/>
            <w:vAlign w:val="center"/>
          </w:tcPr>
          <w:p w14:paraId="38E0B6A9" w14:textId="356FBAD3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27" w:type="pct"/>
          </w:tcPr>
          <w:p w14:paraId="78D5B5EE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</w:tr>
      <w:tr w:rsidR="00733638" w:rsidRPr="00B34504" w14:paraId="0DA1EF2E" w14:textId="39B16F1C" w:rsidTr="00733638">
        <w:trPr>
          <w:trHeight w:val="287"/>
          <w:jc w:val="center"/>
        </w:trPr>
        <w:tc>
          <w:tcPr>
            <w:tcW w:w="383" w:type="pct"/>
            <w:vAlign w:val="center"/>
          </w:tcPr>
          <w:p w14:paraId="4E466AD8" w14:textId="2A00C798" w:rsidR="00794340" w:rsidRDefault="00794340" w:rsidP="00794340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7.</w:t>
            </w:r>
          </w:p>
        </w:tc>
        <w:tc>
          <w:tcPr>
            <w:tcW w:w="2319" w:type="pct"/>
            <w:noWrap/>
            <w:vAlign w:val="center"/>
          </w:tcPr>
          <w:p w14:paraId="7E7DCD43" w14:textId="4CD8471B" w:rsidR="00794340" w:rsidRDefault="00794340" w:rsidP="00794340">
            <w:pPr>
              <w:spacing w:before="0"/>
              <w:jc w:val="left"/>
              <w:rPr>
                <w:rFonts w:eastAsiaTheme="minorEastAsia"/>
              </w:rPr>
            </w:pPr>
            <w:r>
              <w:rPr>
                <w:rFonts w:eastAsiaTheme="minorEastAsia"/>
              </w:rPr>
              <w:t>Mock up Interface Design &amp; Presentation</w:t>
            </w:r>
          </w:p>
        </w:tc>
        <w:tc>
          <w:tcPr>
            <w:tcW w:w="145" w:type="pct"/>
            <w:vAlign w:val="center"/>
          </w:tcPr>
          <w:p w14:paraId="3B3879A7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10D4A7A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2426116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62A1DE79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232CF382" w14:textId="0D467276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7AF5B7CB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2A338A5C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2F1739FF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6A6A6" w:themeFill="background1" w:themeFillShade="A6"/>
            <w:vAlign w:val="center"/>
          </w:tcPr>
          <w:p w14:paraId="009FCE51" w14:textId="173A3530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5CB0F14F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90C8224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6EE6BAC5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0DBABA51" w14:textId="70E07B4A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33163F9A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3" w:type="pct"/>
            <w:vAlign w:val="center"/>
          </w:tcPr>
          <w:p w14:paraId="4F8A7471" w14:textId="470C0485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27" w:type="pct"/>
          </w:tcPr>
          <w:p w14:paraId="6700648E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</w:tr>
      <w:tr w:rsidR="00733638" w:rsidRPr="00B34504" w14:paraId="4E1D0340" w14:textId="151E7E32" w:rsidTr="00733638">
        <w:trPr>
          <w:trHeight w:val="287"/>
          <w:jc w:val="center"/>
        </w:trPr>
        <w:tc>
          <w:tcPr>
            <w:tcW w:w="383" w:type="pct"/>
            <w:vAlign w:val="center"/>
          </w:tcPr>
          <w:p w14:paraId="486D1C14" w14:textId="459F01F1" w:rsidR="00794340" w:rsidRDefault="00794340" w:rsidP="00794340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8.</w:t>
            </w:r>
          </w:p>
        </w:tc>
        <w:tc>
          <w:tcPr>
            <w:tcW w:w="2319" w:type="pct"/>
            <w:noWrap/>
            <w:vAlign w:val="center"/>
          </w:tcPr>
          <w:p w14:paraId="1CDAFA64" w14:textId="1BAFCAFD" w:rsidR="00794340" w:rsidRDefault="00794340" w:rsidP="00794340">
            <w:pPr>
              <w:spacing w:before="0"/>
              <w:jc w:val="left"/>
              <w:rPr>
                <w:rFonts w:eastAsiaTheme="minorEastAsia"/>
              </w:rPr>
            </w:pPr>
            <w:r>
              <w:rPr>
                <w:rFonts w:eastAsiaTheme="minorEastAsia"/>
              </w:rPr>
              <w:t>System Implement</w:t>
            </w:r>
          </w:p>
        </w:tc>
        <w:tc>
          <w:tcPr>
            <w:tcW w:w="145" w:type="pct"/>
            <w:vAlign w:val="center"/>
          </w:tcPr>
          <w:p w14:paraId="17C4A0FA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6926FC9D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771BF269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26F30F83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5B9FBB0C" w14:textId="76E0BE5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6590BB97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89DE313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334BEE4D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6D6057B5" w14:textId="2918B106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6A6A6" w:themeFill="background1" w:themeFillShade="A6"/>
          </w:tcPr>
          <w:p w14:paraId="56109D6C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6A6A6" w:themeFill="background1" w:themeFillShade="A6"/>
          </w:tcPr>
          <w:p w14:paraId="7350776E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6A6A6" w:themeFill="background1" w:themeFillShade="A6"/>
          </w:tcPr>
          <w:p w14:paraId="7625DCBB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6A6A6" w:themeFill="background1" w:themeFillShade="A6"/>
            <w:vAlign w:val="center"/>
          </w:tcPr>
          <w:p w14:paraId="2411A022" w14:textId="2497FF32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6A6A6" w:themeFill="background1" w:themeFillShade="A6"/>
          </w:tcPr>
          <w:p w14:paraId="57325740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3" w:type="pct"/>
            <w:vAlign w:val="center"/>
          </w:tcPr>
          <w:p w14:paraId="5339090C" w14:textId="7792D640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27" w:type="pct"/>
          </w:tcPr>
          <w:p w14:paraId="4DDBF923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</w:tr>
      <w:tr w:rsidR="00733638" w:rsidRPr="00B34504" w14:paraId="4E991C87" w14:textId="0AF19DAB" w:rsidTr="00733638">
        <w:trPr>
          <w:trHeight w:val="287"/>
          <w:jc w:val="center"/>
        </w:trPr>
        <w:tc>
          <w:tcPr>
            <w:tcW w:w="383" w:type="pct"/>
            <w:vAlign w:val="center"/>
          </w:tcPr>
          <w:p w14:paraId="120C09E9" w14:textId="0EC7FF1F" w:rsidR="00794340" w:rsidRDefault="00794340" w:rsidP="00794340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9.</w:t>
            </w:r>
          </w:p>
        </w:tc>
        <w:tc>
          <w:tcPr>
            <w:tcW w:w="2319" w:type="pct"/>
            <w:noWrap/>
            <w:vAlign w:val="center"/>
          </w:tcPr>
          <w:p w14:paraId="72E4F39A" w14:textId="05C9C425" w:rsidR="00794340" w:rsidRDefault="00794340" w:rsidP="00794340">
            <w:pPr>
              <w:spacing w:before="0"/>
              <w:jc w:val="left"/>
              <w:rPr>
                <w:rFonts w:eastAsiaTheme="minorEastAsia"/>
              </w:rPr>
            </w:pPr>
            <w:r>
              <w:rPr>
                <w:rFonts w:eastAsiaTheme="minorEastAsia"/>
              </w:rPr>
              <w:t>System Maintenance</w:t>
            </w:r>
          </w:p>
        </w:tc>
        <w:tc>
          <w:tcPr>
            <w:tcW w:w="145" w:type="pct"/>
            <w:vAlign w:val="center"/>
          </w:tcPr>
          <w:p w14:paraId="5462517B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3E43A5E3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6C723D0F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7AB201B5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018E4F8" w14:textId="55A6CA76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5DE90902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6F767926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751CDFA0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5ADCC34F" w14:textId="0301BF84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40F9D124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EC3E8D2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679641FB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623D8F8E" w14:textId="2591DB49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51991633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3" w:type="pct"/>
            <w:shd w:val="clear" w:color="auto" w:fill="A6A6A6" w:themeFill="background1" w:themeFillShade="A6"/>
            <w:vAlign w:val="center"/>
          </w:tcPr>
          <w:p w14:paraId="6EB91CF7" w14:textId="414A11C9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27" w:type="pct"/>
          </w:tcPr>
          <w:p w14:paraId="723A5673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</w:tr>
      <w:tr w:rsidR="00733638" w:rsidRPr="00B34504" w14:paraId="1B5903A3" w14:textId="431375DC" w:rsidTr="00733638">
        <w:trPr>
          <w:trHeight w:val="287"/>
          <w:jc w:val="center"/>
        </w:trPr>
        <w:tc>
          <w:tcPr>
            <w:tcW w:w="383" w:type="pct"/>
            <w:vAlign w:val="center"/>
          </w:tcPr>
          <w:p w14:paraId="364B9D17" w14:textId="3629736F" w:rsidR="00794340" w:rsidRDefault="00794340" w:rsidP="00794340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10.</w:t>
            </w:r>
          </w:p>
        </w:tc>
        <w:tc>
          <w:tcPr>
            <w:tcW w:w="2319" w:type="pct"/>
            <w:noWrap/>
            <w:vAlign w:val="center"/>
          </w:tcPr>
          <w:p w14:paraId="0DD65353" w14:textId="44C84362" w:rsidR="00794340" w:rsidRDefault="00794340" w:rsidP="00794340">
            <w:pPr>
              <w:spacing w:before="0"/>
              <w:jc w:val="left"/>
              <w:rPr>
                <w:rFonts w:eastAsiaTheme="minorEastAsia"/>
              </w:rPr>
            </w:pPr>
            <w:r>
              <w:rPr>
                <w:rFonts w:eastAsiaTheme="minorEastAsia"/>
              </w:rPr>
              <w:t>Training users on a new system</w:t>
            </w:r>
          </w:p>
        </w:tc>
        <w:tc>
          <w:tcPr>
            <w:tcW w:w="145" w:type="pct"/>
            <w:vAlign w:val="center"/>
          </w:tcPr>
          <w:p w14:paraId="72475411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5C2C5599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32998248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6A49727E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72042A2F" w14:textId="19F86BBA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64498765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79A38936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182F1C93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357103DE" w14:textId="6FBBF190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5E74588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5B7A2ED2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3CAC9439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4BAE2082" w14:textId="0A6E1872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7BAE3F75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3" w:type="pct"/>
            <w:shd w:val="clear" w:color="auto" w:fill="A6A6A6" w:themeFill="background1" w:themeFillShade="A6"/>
            <w:vAlign w:val="center"/>
          </w:tcPr>
          <w:p w14:paraId="7221F24A" w14:textId="78F5759F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27" w:type="pct"/>
          </w:tcPr>
          <w:p w14:paraId="5C9D4AF8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</w:tr>
      <w:tr w:rsidR="00733638" w:rsidRPr="00B34504" w14:paraId="3177A49E" w14:textId="1951E1F7" w:rsidTr="00733638">
        <w:trPr>
          <w:trHeight w:val="287"/>
          <w:jc w:val="center"/>
        </w:trPr>
        <w:tc>
          <w:tcPr>
            <w:tcW w:w="383" w:type="pct"/>
            <w:vAlign w:val="center"/>
          </w:tcPr>
          <w:p w14:paraId="13BCC5C2" w14:textId="58E0F970" w:rsidR="00794340" w:rsidRDefault="00794340" w:rsidP="00794340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11.</w:t>
            </w:r>
          </w:p>
        </w:tc>
        <w:tc>
          <w:tcPr>
            <w:tcW w:w="2319" w:type="pct"/>
            <w:noWrap/>
            <w:vAlign w:val="center"/>
          </w:tcPr>
          <w:p w14:paraId="4BFB4C50" w14:textId="35051A74" w:rsidR="00794340" w:rsidRDefault="00794340" w:rsidP="00794340">
            <w:pPr>
              <w:spacing w:before="0"/>
              <w:jc w:val="left"/>
              <w:rPr>
                <w:rFonts w:eastAsiaTheme="minorEastAsia"/>
              </w:rPr>
            </w:pPr>
            <w:r>
              <w:rPr>
                <w:rFonts w:eastAsiaTheme="minorEastAsia"/>
              </w:rPr>
              <w:t>Help &amp; Support</w:t>
            </w:r>
          </w:p>
        </w:tc>
        <w:tc>
          <w:tcPr>
            <w:tcW w:w="145" w:type="pct"/>
            <w:vAlign w:val="center"/>
          </w:tcPr>
          <w:p w14:paraId="02AB72AE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4B8C4507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031EBB2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6B4C6FA3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598A8BA4" w14:textId="1EBA4742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5BD1B5CD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78918F0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45EBE49A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065B39FB" w14:textId="6267DF3C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3D7440F6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69ED8C9F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1580CBAF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74CC1193" w14:textId="43BF1B22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3CC7E743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3" w:type="pct"/>
            <w:shd w:val="clear" w:color="auto" w:fill="A6A6A6" w:themeFill="background1" w:themeFillShade="A6"/>
            <w:vAlign w:val="center"/>
          </w:tcPr>
          <w:p w14:paraId="53CB187F" w14:textId="66C55E84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27" w:type="pct"/>
          </w:tcPr>
          <w:p w14:paraId="75567A59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</w:tr>
    </w:tbl>
    <w:p w14:paraId="45E1FC66" w14:textId="77777777" w:rsidR="009F7F5E" w:rsidRPr="007E1467" w:rsidRDefault="009F7F5E" w:rsidP="00991A87">
      <w:pPr>
        <w:pStyle w:val="Heading2"/>
      </w:pPr>
      <w:bookmarkStart w:id="120" w:name="_Toc420265823"/>
      <w:bookmarkStart w:id="121" w:name="_Toc487543096"/>
      <w:r w:rsidRPr="007E1467">
        <w:rPr>
          <w:cs/>
        </w:rPr>
        <w:lastRenderedPageBreak/>
        <w:t>ดัชนีชี้วัดความสำเร็จของ</w:t>
      </w:r>
      <w:r w:rsidR="003D63AD" w:rsidRPr="007E1467">
        <w:rPr>
          <w:cs/>
        </w:rPr>
        <w:t>การปฏิบัติงาน</w:t>
      </w:r>
      <w:r w:rsidRPr="007E1467">
        <w:rPr>
          <w:cs/>
        </w:rPr>
        <w:t>สหกิจศึกษา</w:t>
      </w:r>
      <w:bookmarkEnd w:id="120"/>
      <w:bookmarkEnd w:id="121"/>
    </w:p>
    <w:p w14:paraId="099CA070" w14:textId="77777777" w:rsidR="009F7F5E" w:rsidRPr="0042442F" w:rsidRDefault="009D2F58" w:rsidP="00991A87">
      <w:pPr>
        <w:spacing w:line="240" w:lineRule="auto"/>
        <w:ind w:firstLine="720"/>
        <w:rPr>
          <w:cs/>
        </w:rPr>
      </w:pPr>
      <w:r w:rsidRPr="0042442F">
        <w:rPr>
          <w:rFonts w:hint="cs"/>
          <w:cs/>
        </w:rPr>
        <w:t>ใน</w:t>
      </w:r>
      <w:r w:rsidR="0042442F">
        <w:rPr>
          <w:rFonts w:hint="cs"/>
          <w:cs/>
        </w:rPr>
        <w:t>การปฏิบัติงานสหกิจศึกษาของผู้ปฏิบัติ</w:t>
      </w:r>
      <w:r w:rsidR="004B5F60">
        <w:rPr>
          <w:rFonts w:hint="cs"/>
          <w:cs/>
        </w:rPr>
        <w:t>งาน</w:t>
      </w:r>
      <w:r w:rsidR="0042442F">
        <w:rPr>
          <w:rFonts w:hint="cs"/>
          <w:cs/>
        </w:rPr>
        <w:t>สหกิจศึกษาครั้งนี้ ได้กำหนดดัชนีชี้วัดความสำเร็จ ซึ่งมีจุดมุ่งหมายเพื่อพัฒนาซอฟต์แวร์ได้อย่างมีประสิทธิภาพ รวมไปถึงด้าน</w:t>
      </w:r>
      <w:r w:rsidR="004B5F60">
        <w:rPr>
          <w:rFonts w:hint="cs"/>
          <w:cs/>
        </w:rPr>
        <w:t>ระเบียบวินัย การปฏิบัติตามกฏเกณฑ์ ซึ่งมีรายละเอียดดังต่อไปนี้</w:t>
      </w:r>
    </w:p>
    <w:p w14:paraId="58C391D2" w14:textId="77777777" w:rsidR="009F7F5E" w:rsidRPr="004B5F60" w:rsidRDefault="004B5F60" w:rsidP="00991A87">
      <w:pPr>
        <w:pStyle w:val="ListParagraph"/>
        <w:numPr>
          <w:ilvl w:val="0"/>
          <w:numId w:val="331"/>
        </w:numPr>
        <w:spacing w:line="240" w:lineRule="auto"/>
        <w:ind w:left="0" w:firstLine="720"/>
        <w:rPr>
          <w:rFonts w:cs="TH SarabunPSK"/>
          <w:szCs w:val="32"/>
        </w:rPr>
      </w:pPr>
      <w:r w:rsidRPr="004B5F60">
        <w:rPr>
          <w:rFonts w:cs="TH SarabunPSK" w:hint="cs"/>
          <w:szCs w:val="32"/>
          <w:cs/>
        </w:rPr>
        <w:t>ผู้ปฏิบัติงานสหกิจศึกษา</w:t>
      </w:r>
      <w:r>
        <w:rPr>
          <w:rFonts w:cs="TH SarabunPSK" w:hint="cs"/>
          <w:szCs w:val="32"/>
          <w:cs/>
        </w:rPr>
        <w:t>สามารถ</w:t>
      </w:r>
      <w:r w:rsidR="007B1DF5">
        <w:rPr>
          <w:rFonts w:cs="TH SarabunPSK" w:hint="cs"/>
          <w:szCs w:val="32"/>
          <w:cs/>
        </w:rPr>
        <w:t>พัฒนาซอฟต์แวร์ได้ตรงตาม</w:t>
      </w:r>
      <w:r>
        <w:rPr>
          <w:rFonts w:cs="TH SarabunPSK" w:hint="cs"/>
          <w:szCs w:val="32"/>
          <w:cs/>
        </w:rPr>
        <w:t>ความต้องการ</w:t>
      </w:r>
      <w:r w:rsidR="007B1DF5">
        <w:rPr>
          <w:rFonts w:cs="TH SarabunPSK" w:hint="cs"/>
          <w:szCs w:val="32"/>
          <w:cs/>
        </w:rPr>
        <w:t xml:space="preserve"> โดยสามารถประเมินได้จากแบบสอบถามความพึงพอใจของพนักงาน ต้อง</w:t>
      </w:r>
      <w:r w:rsidR="00F90ABB">
        <w:rPr>
          <w:rFonts w:cs="TH SarabunPSK" w:hint="cs"/>
          <w:szCs w:val="32"/>
          <w:cs/>
        </w:rPr>
        <w:t>มีคะแนน</w:t>
      </w:r>
      <w:r w:rsidR="007B1DF5">
        <w:rPr>
          <w:rFonts w:cs="TH SarabunPSK" w:hint="cs"/>
          <w:szCs w:val="32"/>
          <w:cs/>
        </w:rPr>
        <w:t>ความ</w:t>
      </w:r>
      <w:r w:rsidR="00F90ABB">
        <w:rPr>
          <w:rFonts w:cs="TH SarabunPSK" w:hint="cs"/>
          <w:szCs w:val="32"/>
          <w:cs/>
        </w:rPr>
        <w:t>พึงพอใจไม่น้อยกว่าร้อยละ 90</w:t>
      </w:r>
    </w:p>
    <w:p w14:paraId="61BE1AC6" w14:textId="77777777" w:rsidR="00C5284F" w:rsidRDefault="00F90ABB" w:rsidP="00991A87">
      <w:pPr>
        <w:pStyle w:val="ListParagraph"/>
        <w:numPr>
          <w:ilvl w:val="0"/>
          <w:numId w:val="331"/>
        </w:numPr>
        <w:spacing w:line="240" w:lineRule="auto"/>
        <w:ind w:left="0" w:firstLine="720"/>
        <w:rPr>
          <w:rFonts w:cs="TH SarabunPSK"/>
          <w:szCs w:val="32"/>
        </w:rPr>
      </w:pPr>
      <w:r w:rsidRPr="004B5F60">
        <w:rPr>
          <w:rFonts w:cs="TH SarabunPSK" w:hint="cs"/>
          <w:szCs w:val="32"/>
          <w:cs/>
        </w:rPr>
        <w:t>ผู้ปฏิบัติงานสหกิจศึกษา</w:t>
      </w:r>
      <w:r>
        <w:rPr>
          <w:rFonts w:cs="TH SarabunPSK" w:hint="cs"/>
          <w:szCs w:val="32"/>
          <w:cs/>
        </w:rPr>
        <w:t>มีวินัยในการทำงาน โดยสามารถประเมินได้จากข้อมูลการบันทึกการเข้างาน และออกงาน ต้องตรงต่อเวลาไม่น้อยกว่าร้อยละ 90</w:t>
      </w:r>
    </w:p>
    <w:p w14:paraId="551616F0" w14:textId="77777777" w:rsidR="00F90ABB" w:rsidRDefault="00F90ABB" w:rsidP="00991A87">
      <w:pPr>
        <w:pStyle w:val="ListParagraph"/>
        <w:numPr>
          <w:ilvl w:val="0"/>
          <w:numId w:val="331"/>
        </w:numPr>
        <w:spacing w:line="240" w:lineRule="auto"/>
        <w:ind w:left="0" w:firstLine="720"/>
        <w:rPr>
          <w:rFonts w:cs="TH SarabunPSK"/>
          <w:szCs w:val="32"/>
        </w:rPr>
      </w:pPr>
      <w:r w:rsidRPr="004B5F60">
        <w:rPr>
          <w:rFonts w:cs="TH SarabunPSK" w:hint="cs"/>
          <w:szCs w:val="32"/>
          <w:cs/>
        </w:rPr>
        <w:t>ผู้ปฏิบัติงานสหกิจศึกษา</w:t>
      </w:r>
      <w:r w:rsidR="00DB1236">
        <w:rPr>
          <w:rFonts w:cs="TH SarabunPSK" w:hint="cs"/>
          <w:szCs w:val="32"/>
          <w:cs/>
        </w:rPr>
        <w:t>วิเคราะห์ ออกแบบ ซอฟต์แวร์</w:t>
      </w:r>
      <w:r w:rsidR="00D31A88">
        <w:rPr>
          <w:rFonts w:cs="TH SarabunPSK" w:hint="cs"/>
          <w:szCs w:val="32"/>
          <w:cs/>
        </w:rPr>
        <w:t xml:space="preserve"> โดยสามารถประเมินได้จากเอกสารการออกแบบสอดคล้องกับความต้องการ ต้องสอดคล้องไม่น้อยกว่าร้อยละ 80</w:t>
      </w:r>
    </w:p>
    <w:p w14:paraId="4B7ADC70" w14:textId="49258647" w:rsidR="006126F6" w:rsidRDefault="00D31A88" w:rsidP="004D57AD">
      <w:pPr>
        <w:pStyle w:val="ListParagraph"/>
        <w:numPr>
          <w:ilvl w:val="0"/>
          <w:numId w:val="331"/>
        </w:numPr>
        <w:spacing w:line="240" w:lineRule="auto"/>
        <w:ind w:left="0" w:firstLine="720"/>
        <w:rPr>
          <w:rFonts w:cs="TH SarabunPSK"/>
          <w:szCs w:val="32"/>
          <w:cs/>
        </w:rPr>
      </w:pPr>
      <w:r>
        <w:rPr>
          <w:rFonts w:cs="TH SarabunPSK" w:hint="cs"/>
          <w:szCs w:val="32"/>
          <w:cs/>
        </w:rPr>
        <w:t>ผู้</w:t>
      </w:r>
      <w:r w:rsidRPr="004B5F60">
        <w:rPr>
          <w:rFonts w:cs="TH SarabunPSK" w:hint="cs"/>
          <w:szCs w:val="32"/>
          <w:cs/>
        </w:rPr>
        <w:t>ปฏิบัติงานสหกิจศึกษา</w:t>
      </w:r>
      <w:r w:rsidR="00CC08E9">
        <w:rPr>
          <w:rFonts w:cs="TH SarabunPSK" w:hint="cs"/>
          <w:szCs w:val="32"/>
          <w:cs/>
        </w:rPr>
        <w:t>มีทักษะในการสื่อสาร โดยสามารถประเมินได้จากผลการทำงาน</w:t>
      </w:r>
      <w:r w:rsidR="001661AD">
        <w:rPr>
          <w:rFonts w:cs="TH SarabunPSK" w:hint="cs"/>
          <w:szCs w:val="32"/>
          <w:cs/>
        </w:rPr>
        <w:t>สอดคล้องตรงตามกับสิ่งที่ได้ตกลงกับพี่เลี้ยงหรือตรงตามแผนงาน</w:t>
      </w:r>
    </w:p>
    <w:p w14:paraId="5C2F4200" w14:textId="6319B674" w:rsidR="006126F6" w:rsidRPr="007E1467" w:rsidRDefault="006126F6" w:rsidP="003B63A3">
      <w:pPr>
        <w:pStyle w:val="Heading1"/>
        <w:numPr>
          <w:ilvl w:val="0"/>
          <w:numId w:val="0"/>
        </w:numPr>
        <w:spacing w:line="240" w:lineRule="auto"/>
      </w:pPr>
      <w:r>
        <w:rPr>
          <w:szCs w:val="32"/>
          <w:cs/>
        </w:rPr>
        <w:br w:type="page"/>
      </w:r>
      <w:bookmarkStart w:id="122" w:name="_Toc487543097"/>
      <w:bookmarkStart w:id="123" w:name="_Toc420525067"/>
      <w:r w:rsidR="003B63A3" w:rsidRPr="003B63A3">
        <w:rPr>
          <w:rFonts w:hint="cs"/>
          <w:cs/>
        </w:rPr>
        <w:lastRenderedPageBreak/>
        <w:t>บทที่ 2</w:t>
      </w:r>
      <w:r w:rsidRPr="003B63A3">
        <w:rPr>
          <w:cs/>
        </w:rPr>
        <w:br/>
      </w:r>
      <w:r w:rsidRPr="007E1467">
        <w:rPr>
          <w:b w:val="0"/>
          <w:bCs w:val="0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DE6053" wp14:editId="38222D84">
                <wp:simplePos x="0" y="0"/>
                <wp:positionH relativeFrom="column">
                  <wp:posOffset>5596172</wp:posOffset>
                </wp:positionH>
                <wp:positionV relativeFrom="paragraph">
                  <wp:posOffset>-650875</wp:posOffset>
                </wp:positionV>
                <wp:extent cx="457200" cy="457200"/>
                <wp:effectExtent l="0" t="0" r="0" b="0"/>
                <wp:wrapNone/>
                <wp:docPr id="128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4BBEA4" id="Rectangle 128" o:spid="_x0000_s1026" style="position:absolute;margin-left:440.65pt;margin-top:-51.25pt;width:36pt;height:3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" fillcolor="white [3212]" stroked="f" strokeweight="1pt"/>
            </w:pict>
          </mc:Fallback>
        </mc:AlternateContent>
      </w:r>
      <w:r w:rsidRPr="007E1467">
        <w:rPr>
          <w:b w:val="0"/>
          <w:bCs w:val="0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38E0DF" wp14:editId="2B177C2B">
                <wp:simplePos x="0" y="0"/>
                <wp:positionH relativeFrom="column">
                  <wp:posOffset>5142865</wp:posOffset>
                </wp:positionH>
                <wp:positionV relativeFrom="paragraph">
                  <wp:posOffset>-763905</wp:posOffset>
                </wp:positionV>
                <wp:extent cx="457200" cy="457200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C06256" id="Rectangle 11" o:spid="_x0000_s1026" style="position:absolute;margin-left:404.95pt;margin-top:-60.15pt;width:36pt;height:3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" fillcolor="white [3212]" stroked="f" strokeweight="1pt"/>
            </w:pict>
          </mc:Fallback>
        </mc:AlternateContent>
      </w:r>
      <w:r w:rsidRPr="007E1467">
        <w:rPr>
          <w:cs/>
        </w:rPr>
        <w:br/>
        <w:t>หลักการและทฤษฎีที่เกี่ยวข้อง</w:t>
      </w:r>
      <w:bookmarkEnd w:id="122"/>
      <w:bookmarkEnd w:id="123"/>
    </w:p>
    <w:p w14:paraId="1C03D0B2" w14:textId="77777777" w:rsidR="006126F6" w:rsidRPr="006D547E" w:rsidRDefault="006126F6" w:rsidP="006126F6">
      <w:pPr>
        <w:spacing w:after="0" w:line="240" w:lineRule="auto"/>
        <w:ind w:firstLine="709"/>
      </w:pPr>
      <w:bookmarkStart w:id="124" w:name="_Toc399842565"/>
      <w:r w:rsidRPr="006D547E">
        <w:rPr>
          <w:rFonts w:hint="cs"/>
          <w:cs/>
        </w:rPr>
        <w:t>ใน</w:t>
      </w:r>
      <w:r>
        <w:rPr>
          <w:rFonts w:hint="cs"/>
          <w:cs/>
        </w:rPr>
        <w:t>ส่วนนี้จะกล่าวถึงรายละเอียดของหลักการ และทฤษฎีที่เกี่ยวข้องที่ใช้ในการพัฒนาเว็บแอปพลิเคชันรวมไปถึงเครื่องมือที่ใช้ในการพัฒนา ซึ่งการปฏิบัติงานสหกิจศึกษานั้นจำเป็นที่จะต้องมีความรู้ความเข้าใจในส่วนของทฤษฎี และเครื่องมือที่ใช้ในการพัฒนา โดยผู้ปฏิบัติงานสหกิจศึกษาได้มีการศึกษาในส่วนของระบบจจัดการห้องสมุดเดิม เพื่อใช้ในการพัฒนาระบบใหม่ให้มีประสิทธิภาพ และฟังก์ชันการทำงานที่ครบถ้วน</w:t>
      </w:r>
    </w:p>
    <w:p w14:paraId="5969F635" w14:textId="255F3D7F" w:rsidR="006126F6" w:rsidRPr="00420730" w:rsidRDefault="00420730" w:rsidP="00420730">
      <w:pPr>
        <w:rPr>
          <w:b/>
          <w:bCs/>
          <w:sz w:val="36"/>
          <w:szCs w:val="36"/>
        </w:rPr>
      </w:pPr>
      <w:bookmarkStart w:id="125" w:name="_Toc487543098"/>
      <w:r>
        <w:rPr>
          <w:rFonts w:hint="cs"/>
          <w:b/>
          <w:bCs/>
          <w:sz w:val="36"/>
          <w:szCs w:val="36"/>
          <w:cs/>
        </w:rPr>
        <w:t>2.1</w:t>
      </w:r>
      <w:r>
        <w:rPr>
          <w:b/>
          <w:bCs/>
          <w:sz w:val="36"/>
          <w:szCs w:val="36"/>
          <w:cs/>
        </w:rPr>
        <w:tab/>
      </w:r>
      <w:r w:rsidR="006126F6" w:rsidRPr="00420730">
        <w:rPr>
          <w:b/>
          <w:bCs/>
          <w:sz w:val="36"/>
          <w:szCs w:val="36"/>
          <w:cs/>
        </w:rPr>
        <w:t>นิยามศัพท์</w:t>
      </w:r>
      <w:bookmarkEnd w:id="124"/>
      <w:r w:rsidR="006126F6" w:rsidRPr="00420730">
        <w:rPr>
          <w:b/>
          <w:bCs/>
          <w:sz w:val="36"/>
          <w:szCs w:val="36"/>
          <w:cs/>
        </w:rPr>
        <w:t>เฉพาะ</w:t>
      </w:r>
      <w:bookmarkEnd w:id="125"/>
    </w:p>
    <w:p w14:paraId="51173C46" w14:textId="77777777" w:rsidR="006126F6" w:rsidRPr="007E1467" w:rsidRDefault="006126F6" w:rsidP="006126F6">
      <w:pPr>
        <w:spacing w:after="0" w:line="240" w:lineRule="auto"/>
        <w:ind w:firstLine="709"/>
        <w:rPr>
          <w:color w:val="FF0000"/>
        </w:rPr>
      </w:pPr>
      <w:r>
        <w:rPr>
          <w:rFonts w:hint="cs"/>
          <w:cs/>
        </w:rPr>
        <w:t>ในส่วนของระบบจัดการห้องสมุดนี้จะมีฟังก์ชันการทำงานในหลาย ๆ ส่วน ซึ่งในแต่ละส่วนก็มีทั้งคำศัพท์ที่ใช้ในชีวิตประจำวันปกติ และคำศัพท์ที่นิยายเพื่อใช้กับระบบโดยเฉพาะ เพื่อให้มีความเข้าใจที่ตรงกันจึงจำเป็นที่จะต้องมีการอธิบายนิยายศัพท์ในส่วนนี้</w:t>
      </w:r>
    </w:p>
    <w:p w14:paraId="03702E4A" w14:textId="516EEF13" w:rsidR="006126F6" w:rsidRPr="007E1467" w:rsidRDefault="006126F6" w:rsidP="006126F6">
      <w:pPr>
        <w:pStyle w:val="a1"/>
      </w:pPr>
      <w:bookmarkStart w:id="126" w:name="_Toc420526498"/>
      <w:bookmarkStart w:id="127" w:name="_Toc420530170"/>
      <w:bookmarkStart w:id="128" w:name="_Toc420530189"/>
      <w:bookmarkStart w:id="129" w:name="_Toc420530465"/>
      <w:bookmarkStart w:id="130" w:name="_Toc420530484"/>
      <w:bookmarkStart w:id="131" w:name="_Toc420530503"/>
      <w:bookmarkStart w:id="132" w:name="_Toc420530522"/>
      <w:bookmarkStart w:id="133" w:name="_Toc420542597"/>
      <w:bookmarkStart w:id="134" w:name="_Toc420543128"/>
      <w:bookmarkStart w:id="135" w:name="_Toc420543190"/>
      <w:bookmarkStart w:id="136" w:name="_Toc424818441"/>
      <w:bookmarkStart w:id="137" w:name="_Toc487546664"/>
      <w:r w:rsidRPr="007E1467">
        <w:rPr>
          <w:cs/>
        </w:rPr>
        <w:t xml:space="preserve">ตารางที่ </w:t>
      </w:r>
      <w:r w:rsidR="004F6F1E">
        <w:rPr>
          <w:noProof/>
        </w:rPr>
        <w:fldChar w:fldCharType="begin"/>
      </w:r>
      <w:r w:rsidR="004F6F1E">
        <w:rPr>
          <w:noProof/>
        </w:rPr>
        <w:instrText xml:space="preserve"> STYLEREF 1 \s </w:instrText>
      </w:r>
      <w:r w:rsidR="004F6F1E">
        <w:rPr>
          <w:noProof/>
        </w:rPr>
        <w:fldChar w:fldCharType="separate"/>
      </w:r>
      <w:r w:rsidR="003B63A3">
        <w:rPr>
          <w:noProof/>
        </w:rPr>
        <w:t>0</w:t>
      </w:r>
      <w:r w:rsidR="004F6F1E">
        <w:rPr>
          <w:noProof/>
        </w:rPr>
        <w:fldChar w:fldCharType="end"/>
      </w:r>
      <w:r>
        <w:rPr>
          <w:cs/>
        </w:rPr>
        <w:noBreakHyphen/>
      </w:r>
      <w:r w:rsidR="004F6F1E">
        <w:rPr>
          <w:noProof/>
        </w:rPr>
        <w:fldChar w:fldCharType="begin"/>
      </w:r>
      <w:r w:rsidR="004F6F1E">
        <w:rPr>
          <w:noProof/>
        </w:rPr>
        <w:instrText xml:space="preserve"> SEQ </w:instrText>
      </w:r>
      <w:r w:rsidR="004F6F1E">
        <w:rPr>
          <w:noProof/>
          <w:cs/>
        </w:rPr>
        <w:instrText xml:space="preserve">ตารางที่ </w:instrText>
      </w:r>
      <w:r w:rsidR="004F6F1E">
        <w:rPr>
          <w:noProof/>
        </w:rPr>
        <w:instrText xml:space="preserve">\* ARABIC \s 1 </w:instrText>
      </w:r>
      <w:r w:rsidR="004F6F1E">
        <w:rPr>
          <w:noProof/>
        </w:rPr>
        <w:fldChar w:fldCharType="separate"/>
      </w:r>
      <w:r w:rsidR="003B63A3">
        <w:rPr>
          <w:noProof/>
        </w:rPr>
        <w:t>1</w:t>
      </w:r>
      <w:r w:rsidR="004F6F1E">
        <w:rPr>
          <w:noProof/>
        </w:rPr>
        <w:fldChar w:fldCharType="end"/>
      </w:r>
      <w:r w:rsidRPr="007E1467">
        <w:rPr>
          <w:cs/>
        </w:rPr>
        <w:t xml:space="preserve">  คำศัพท์</w:t>
      </w:r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r w:rsidRPr="007E1467">
        <w:rPr>
          <w:cs/>
        </w:rPr>
        <w:t>เฉพาะ</w:t>
      </w:r>
      <w:bookmarkEnd w:id="136"/>
      <w:bookmarkEnd w:id="137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57"/>
        <w:gridCol w:w="2791"/>
        <w:gridCol w:w="5124"/>
      </w:tblGrid>
      <w:tr w:rsidR="006126F6" w:rsidRPr="007E1467" w14:paraId="5E8D9F46" w14:textId="77777777" w:rsidTr="004F6F1E">
        <w:tc>
          <w:tcPr>
            <w:tcW w:w="539" w:type="pct"/>
          </w:tcPr>
          <w:p w14:paraId="01AC6CBB" w14:textId="77777777" w:rsidR="006126F6" w:rsidRPr="000B4692" w:rsidRDefault="006126F6" w:rsidP="004F6F1E">
            <w:pPr>
              <w:jc w:val="center"/>
              <w:rPr>
                <w:b/>
                <w:bCs/>
                <w:cs/>
              </w:rPr>
            </w:pPr>
            <w:r w:rsidRPr="000B4692">
              <w:rPr>
                <w:b/>
                <w:bCs/>
                <w:cs/>
              </w:rPr>
              <w:t>ลำดับ</w:t>
            </w:r>
          </w:p>
        </w:tc>
        <w:tc>
          <w:tcPr>
            <w:tcW w:w="1573" w:type="pct"/>
          </w:tcPr>
          <w:p w14:paraId="4ED3FCFA" w14:textId="77777777" w:rsidR="006126F6" w:rsidRPr="000B4692" w:rsidRDefault="006126F6" w:rsidP="004F6F1E">
            <w:pPr>
              <w:jc w:val="center"/>
              <w:rPr>
                <w:b/>
                <w:bCs/>
              </w:rPr>
            </w:pPr>
            <w:r w:rsidRPr="000B4692">
              <w:rPr>
                <w:b/>
                <w:bCs/>
                <w:cs/>
              </w:rPr>
              <w:t>คำศัพท์</w:t>
            </w:r>
          </w:p>
        </w:tc>
        <w:tc>
          <w:tcPr>
            <w:tcW w:w="2888" w:type="pct"/>
          </w:tcPr>
          <w:p w14:paraId="359CE1C2" w14:textId="77777777" w:rsidR="006126F6" w:rsidRPr="000B4692" w:rsidRDefault="006126F6" w:rsidP="004F6F1E">
            <w:pPr>
              <w:jc w:val="center"/>
              <w:rPr>
                <w:b/>
                <w:bCs/>
              </w:rPr>
            </w:pPr>
            <w:r w:rsidRPr="000B4692">
              <w:rPr>
                <w:b/>
                <w:bCs/>
                <w:cs/>
              </w:rPr>
              <w:t>ความหมาย</w:t>
            </w:r>
          </w:p>
        </w:tc>
      </w:tr>
      <w:tr w:rsidR="006126F6" w:rsidRPr="007E1467" w14:paraId="438D4541" w14:textId="77777777" w:rsidTr="004F6F1E">
        <w:tc>
          <w:tcPr>
            <w:tcW w:w="539" w:type="pct"/>
          </w:tcPr>
          <w:p w14:paraId="7A242B6D" w14:textId="77777777" w:rsidR="006126F6" w:rsidRPr="007E1467" w:rsidRDefault="006126F6" w:rsidP="004F6F1E">
            <w:pPr>
              <w:jc w:val="center"/>
            </w:pPr>
            <w:ins w:id="138" w:author="Pahommie" w:date="2014-11-06T16:36:00Z">
              <w:r w:rsidRPr="007E1467">
                <w:t>1</w:t>
              </w:r>
              <w:r w:rsidRPr="007E1467">
                <w:rPr>
                  <w:cs/>
                </w:rPr>
                <w:t>.</w:t>
              </w:r>
            </w:ins>
          </w:p>
        </w:tc>
        <w:tc>
          <w:tcPr>
            <w:tcW w:w="1573" w:type="pct"/>
          </w:tcPr>
          <w:p w14:paraId="58A2DD1F" w14:textId="77777777" w:rsidR="006126F6" w:rsidRPr="007E1467" w:rsidRDefault="006126F6" w:rsidP="004F6F1E">
            <w:pPr>
              <w:jc w:val="left"/>
            </w:pPr>
            <w:r>
              <w:rPr>
                <w:rFonts w:hint="cs"/>
                <w:cs/>
              </w:rPr>
              <w:t>ค้างส่ง</w:t>
            </w:r>
          </w:p>
        </w:tc>
        <w:tc>
          <w:tcPr>
            <w:tcW w:w="2888" w:type="pct"/>
          </w:tcPr>
          <w:p w14:paraId="7B09D715" w14:textId="77777777" w:rsidR="006126F6" w:rsidRPr="007E1467" w:rsidRDefault="006126F6" w:rsidP="004F6F1E">
            <w:r>
              <w:rPr>
                <w:rFonts w:hint="cs"/>
                <w:cs/>
              </w:rPr>
              <w:t>สถานะของหนังสือเมื่อเลยกำหนดเวลาที่ต้องคืน</w:t>
            </w:r>
          </w:p>
        </w:tc>
      </w:tr>
      <w:tr w:rsidR="006126F6" w:rsidRPr="007E1467" w14:paraId="268632C5" w14:textId="77777777" w:rsidTr="004F6F1E">
        <w:tc>
          <w:tcPr>
            <w:tcW w:w="539" w:type="pct"/>
          </w:tcPr>
          <w:p w14:paraId="1DA69593" w14:textId="77777777" w:rsidR="006126F6" w:rsidRPr="007E1467" w:rsidRDefault="006126F6" w:rsidP="004F6F1E">
            <w:pPr>
              <w:jc w:val="center"/>
            </w:pPr>
            <w:ins w:id="139" w:author="Pahommie" w:date="2014-11-06T16:37:00Z">
              <w:r w:rsidRPr="007E1467">
                <w:rPr>
                  <w:cs/>
                </w:rPr>
                <w:t>2.</w:t>
              </w:r>
            </w:ins>
          </w:p>
        </w:tc>
        <w:tc>
          <w:tcPr>
            <w:tcW w:w="1573" w:type="pct"/>
          </w:tcPr>
          <w:p w14:paraId="1AC4DC68" w14:textId="77777777" w:rsidR="006126F6" w:rsidRPr="007E1467" w:rsidRDefault="006126F6" w:rsidP="004F6F1E">
            <w:pPr>
              <w:jc w:val="left"/>
            </w:pPr>
            <w:r>
              <w:rPr>
                <w:rFonts w:hint="cs"/>
                <w:cs/>
              </w:rPr>
              <w:t>คืนหนังสือนอกเวลา</w:t>
            </w:r>
          </w:p>
        </w:tc>
        <w:tc>
          <w:tcPr>
            <w:tcW w:w="2888" w:type="pct"/>
          </w:tcPr>
          <w:p w14:paraId="0D483782" w14:textId="77777777" w:rsidR="006126F6" w:rsidRPr="007E1467" w:rsidRDefault="006126F6" w:rsidP="004F6F1E">
            <w:r>
              <w:rPr>
                <w:rFonts w:hint="cs"/>
                <w:cs/>
              </w:rPr>
              <w:t>การคืนหนังสือที่ไม่ได้อยู่ในเวลาทำการของห้องสมุด</w:t>
            </w:r>
          </w:p>
        </w:tc>
      </w:tr>
      <w:tr w:rsidR="006126F6" w:rsidRPr="007E1467" w14:paraId="2129924D" w14:textId="77777777" w:rsidTr="004F6F1E">
        <w:tc>
          <w:tcPr>
            <w:tcW w:w="539" w:type="pct"/>
          </w:tcPr>
          <w:p w14:paraId="0556806B" w14:textId="77777777" w:rsidR="006126F6" w:rsidRPr="007E1467" w:rsidRDefault="006126F6" w:rsidP="004F6F1E">
            <w:pPr>
              <w:jc w:val="center"/>
              <w:rPr>
                <w:cs/>
              </w:rPr>
            </w:pPr>
            <w:r w:rsidRPr="007E1467">
              <w:rPr>
                <w:cs/>
              </w:rPr>
              <w:t>3.</w:t>
            </w:r>
          </w:p>
        </w:tc>
        <w:tc>
          <w:tcPr>
            <w:tcW w:w="1573" w:type="pct"/>
          </w:tcPr>
          <w:p w14:paraId="62893BF8" w14:textId="77777777" w:rsidR="006126F6" w:rsidRPr="007E1467" w:rsidRDefault="006126F6" w:rsidP="004F6F1E">
            <w:pPr>
              <w:jc w:val="left"/>
            </w:pPr>
            <w:r>
              <w:rPr>
                <w:rFonts w:hint="cs"/>
                <w:cs/>
              </w:rPr>
              <w:t>เลขเรียกหนังสือ</w:t>
            </w:r>
          </w:p>
        </w:tc>
        <w:tc>
          <w:tcPr>
            <w:tcW w:w="2888" w:type="pct"/>
          </w:tcPr>
          <w:p w14:paraId="45CE94A7" w14:textId="77777777" w:rsidR="006126F6" w:rsidRPr="007E1467" w:rsidRDefault="006126F6" w:rsidP="004F6F1E">
            <w:r>
              <w:rPr>
                <w:rFonts w:hint="cs"/>
                <w:cs/>
              </w:rPr>
              <w:t>ชุดตัวเลขเพื่อบ่งบอกหนังสือแต่ละเล่ม</w:t>
            </w:r>
          </w:p>
        </w:tc>
      </w:tr>
    </w:tbl>
    <w:p w14:paraId="7C9DB494" w14:textId="3F1BD575" w:rsidR="006126F6" w:rsidRDefault="006126F6" w:rsidP="006126F6">
      <w:pPr>
        <w:spacing w:before="0" w:after="160"/>
        <w:jc w:val="left"/>
        <w:rPr>
          <w:cs/>
        </w:rPr>
      </w:pPr>
    </w:p>
    <w:p w14:paraId="29D8AF0A" w14:textId="77777777" w:rsidR="006126F6" w:rsidRDefault="006126F6">
      <w:pPr>
        <w:spacing w:before="0" w:after="160"/>
        <w:jc w:val="left"/>
        <w:rPr>
          <w:cs/>
        </w:rPr>
      </w:pPr>
      <w:r>
        <w:rPr>
          <w:cs/>
        </w:rPr>
        <w:br w:type="page"/>
      </w:r>
    </w:p>
    <w:p w14:paraId="78BFDBAF" w14:textId="4EF6CB98" w:rsidR="006126F6" w:rsidRPr="00420730" w:rsidRDefault="00420730" w:rsidP="00420730">
      <w:pPr>
        <w:rPr>
          <w:b/>
          <w:bCs/>
          <w:sz w:val="36"/>
          <w:szCs w:val="36"/>
        </w:rPr>
      </w:pPr>
      <w:bookmarkStart w:id="140" w:name="_Toc420265829"/>
      <w:bookmarkStart w:id="141" w:name="_Toc487543099"/>
      <w:bookmarkStart w:id="142" w:name="_Toc399842567"/>
      <w:r>
        <w:rPr>
          <w:rFonts w:hint="cs"/>
          <w:b/>
          <w:bCs/>
          <w:sz w:val="36"/>
          <w:szCs w:val="36"/>
          <w:cs/>
        </w:rPr>
        <w:lastRenderedPageBreak/>
        <w:t>2.2</w:t>
      </w:r>
      <w:r>
        <w:rPr>
          <w:b/>
          <w:bCs/>
          <w:sz w:val="36"/>
          <w:szCs w:val="36"/>
          <w:cs/>
        </w:rPr>
        <w:tab/>
      </w:r>
      <w:r w:rsidR="006126F6" w:rsidRPr="00420730">
        <w:rPr>
          <w:b/>
          <w:bCs/>
          <w:sz w:val="36"/>
          <w:szCs w:val="36"/>
          <w:cs/>
        </w:rPr>
        <w:t>งานวิจัยหรือบทความที่เกี่ยวข้อง</w:t>
      </w:r>
      <w:bookmarkEnd w:id="140"/>
      <w:bookmarkEnd w:id="141"/>
      <w:del w:id="143" w:author="Pahommie" w:date="2014-11-05T16:46:00Z">
        <w:r w:rsidR="006126F6" w:rsidRPr="00420730" w:rsidDel="006E0AB5">
          <w:rPr>
            <w:b/>
            <w:bCs/>
            <w:sz w:val="36"/>
            <w:szCs w:val="36"/>
            <w:cs/>
          </w:rPr>
          <w:delText xml:space="preserve"> </w:delText>
        </w:r>
      </w:del>
      <w:bookmarkEnd w:id="142"/>
    </w:p>
    <w:p w14:paraId="735BCC98" w14:textId="4C9F869E" w:rsidR="006126F6" w:rsidRPr="00E520BE" w:rsidRDefault="004F0FB0" w:rsidP="006126F6">
      <w:pPr>
        <w:spacing w:line="240" w:lineRule="auto"/>
        <w:ind w:firstLine="720"/>
        <w:rPr>
          <w:cs/>
        </w:rPr>
      </w:pPr>
      <w:r>
        <w:rPr>
          <w:rFonts w:hint="cs"/>
          <w:cs/>
        </w:rPr>
        <w:t>ภายในองค์กรได้มีการใช้</w:t>
      </w:r>
      <w:r w:rsidR="00C978F2">
        <w:rPr>
          <w:rFonts w:hint="cs"/>
          <w:cs/>
        </w:rPr>
        <w:t>ระบบจัดการห้องสมุด</w:t>
      </w:r>
      <w:r>
        <w:rPr>
          <w:rFonts w:hint="cs"/>
          <w:cs/>
        </w:rPr>
        <w:t xml:space="preserve">เดิมที่มีการจัดซื้อจากบริษัทอื่นเข้ามาใช้งานเมื่อหลายปีก่อน จนปัจจุบันได้เลิกใช้ไปแล้ว และต้องจัดการแบบ </w:t>
      </w:r>
      <w:r>
        <w:t xml:space="preserve">manual </w:t>
      </w:r>
      <w:r>
        <w:rPr>
          <w:rFonts w:hint="cs"/>
          <w:cs/>
        </w:rPr>
        <w:t>แทน ซึ่งทางผู้</w:t>
      </w:r>
      <w:r w:rsidRPr="004B5F60">
        <w:rPr>
          <w:rFonts w:hint="cs"/>
          <w:cs/>
        </w:rPr>
        <w:t>ปฏิบัติงานสหกิจศึกษา</w:t>
      </w:r>
      <w:r>
        <w:rPr>
          <w:rFonts w:hint="cs"/>
          <w:cs/>
        </w:rPr>
        <w:t xml:space="preserve">ได้มีการศึกษาระบบข้างต้นจากเอกสาร </w:t>
      </w:r>
      <w:r>
        <w:t>manual</w:t>
      </w:r>
      <w:r w:rsidR="00620F70">
        <w:rPr>
          <w:rFonts w:hint="cs"/>
          <w:cs/>
        </w:rPr>
        <w:t xml:space="preserve"> ที่ได้มีการจัดทำขึ้นมา ผลที่ได้คือระบบเป็นระบบที่ค่อนข้างเก่า ฟังก์ชันการทำงานหลาย ๆ ฟังก์ชันไม่สอดคล้อง ณ ปัจจุบัน จึงมีการเลือกฟังก์ชันการทำงานบางส่วนมาพัฒนาดังนี้ </w:t>
      </w:r>
      <w:r w:rsidR="007F4BA4">
        <w:rPr>
          <w:rFonts w:hint="cs"/>
          <w:cs/>
        </w:rPr>
        <w:t>การยืม การคืน การชำระเงิน การจัดการหนังสือ การจจัดการข้อมูลพื้นฐาน และรายงาน</w:t>
      </w:r>
    </w:p>
    <w:p w14:paraId="0E0780BF" w14:textId="54C639EF" w:rsidR="006126F6" w:rsidRPr="00420730" w:rsidRDefault="00420730" w:rsidP="00420730">
      <w:pPr>
        <w:rPr>
          <w:b/>
          <w:bCs/>
          <w:sz w:val="36"/>
          <w:szCs w:val="36"/>
        </w:rPr>
      </w:pPr>
      <w:bookmarkStart w:id="144" w:name="_Toc420265877"/>
      <w:bookmarkStart w:id="145" w:name="_Toc487543106"/>
      <w:r>
        <w:rPr>
          <w:rFonts w:hint="cs"/>
          <w:b/>
          <w:bCs/>
          <w:sz w:val="36"/>
          <w:szCs w:val="36"/>
          <w:cs/>
        </w:rPr>
        <w:t>2.3</w:t>
      </w:r>
      <w:r>
        <w:rPr>
          <w:b/>
          <w:bCs/>
          <w:sz w:val="36"/>
          <w:szCs w:val="36"/>
          <w:cs/>
        </w:rPr>
        <w:tab/>
      </w:r>
      <w:r w:rsidR="006126F6" w:rsidRPr="00420730">
        <w:rPr>
          <w:b/>
          <w:bCs/>
          <w:sz w:val="36"/>
          <w:szCs w:val="36"/>
          <w:cs/>
        </w:rPr>
        <w:t>เครื่องมือและเทคโนโลยีที่ใช้ใน</w:t>
      </w:r>
      <w:bookmarkEnd w:id="144"/>
      <w:r w:rsidR="006126F6" w:rsidRPr="00420730">
        <w:rPr>
          <w:b/>
          <w:bCs/>
          <w:sz w:val="36"/>
          <w:szCs w:val="36"/>
          <w:cs/>
        </w:rPr>
        <w:t>การปฏิบัติงานสหกิจศึกษา</w:t>
      </w:r>
      <w:bookmarkEnd w:id="145"/>
    </w:p>
    <w:p w14:paraId="50E2D3FC" w14:textId="19D5B959" w:rsidR="006126F6" w:rsidRPr="007E1467" w:rsidRDefault="006126F6" w:rsidP="003B63A3">
      <w:pPr>
        <w:ind w:firstLine="720"/>
        <w:rPr>
          <w:color w:val="FF0000"/>
        </w:rPr>
      </w:pPr>
      <w:bookmarkStart w:id="146" w:name="_Toc409387145"/>
      <w:bookmarkStart w:id="147" w:name="_Toc410779730"/>
      <w:bookmarkStart w:id="148" w:name="_Toc413338050"/>
      <w:bookmarkStart w:id="149" w:name="_Toc420387325"/>
      <w:bookmarkStart w:id="150" w:name="_Toc420485921"/>
      <w:bookmarkStart w:id="151" w:name="_Toc420525078"/>
      <w:bookmarkStart w:id="152" w:name="_Toc420734887"/>
      <w:bookmarkStart w:id="153" w:name="_Toc420739380"/>
      <w:r>
        <w:rPr>
          <w:rFonts w:hint="cs"/>
          <w:cs/>
        </w:rPr>
        <w:t xml:space="preserve">การพัฒนาระบบสารสนเทศให้ดำเนินไปได้อย่างมีประสิทธิภาพนั้นจำเป็นที่จะต้องอาศัยเครื่องมือ และเทคโนโลยีเพื่อใช้ในการพัฒนาระบบ </w:t>
      </w:r>
      <w:r w:rsidR="00892FBE">
        <w:rPr>
          <w:rFonts w:hint="cs"/>
          <w:cs/>
        </w:rPr>
        <w:t xml:space="preserve">โดยในการพัฒนาเว็บแอปพลิเคชันจะมีเครื่องมือที่หลากหลายมากมายที่พร้อมให้ใช้งาน </w:t>
      </w:r>
      <w:r w:rsidR="00892FBE" w:rsidRPr="00892FBE">
        <w:rPr>
          <w:cs/>
        </w:rPr>
        <w:t>ซึ่งในการพัฒนา</w:t>
      </w:r>
      <w:r w:rsidR="00892FBE">
        <w:rPr>
          <w:rFonts w:hint="cs"/>
          <w:cs/>
        </w:rPr>
        <w:t>เว็บ</w:t>
      </w:r>
      <w:r w:rsidR="00892FBE" w:rsidRPr="00892FBE">
        <w:rPr>
          <w:cs/>
        </w:rPr>
        <w:t xml:space="preserve">แอปพลิเคชัน ในการปฏิบัติงานสหกิจศึกษาในครั้งนี้ </w:t>
      </w:r>
      <w:r w:rsidR="00892FBE">
        <w:rPr>
          <w:rFonts w:hint="cs"/>
          <w:cs/>
        </w:rPr>
        <w:t xml:space="preserve">ได้รับมอบหมายให้พัฒนาในส่วนของระบบจัดการห้องสมุด </w:t>
      </w:r>
      <w:r w:rsidR="00892FBE" w:rsidRPr="00892FBE">
        <w:rPr>
          <w:cs/>
        </w:rPr>
        <w:t>ผู้ปฏิบัติงานสหกิจศึกษาได้ใช้เครื่องมือต่าง ๆ มากมาย</w:t>
      </w:r>
      <w:r w:rsidR="00C73616">
        <w:rPr>
          <w:rFonts w:hint="cs"/>
          <w:cs/>
        </w:rPr>
        <w:t>ดังนี้</w:t>
      </w:r>
    </w:p>
    <w:p w14:paraId="28EB5805" w14:textId="567BE87C" w:rsidR="006126F6" w:rsidRPr="00420730" w:rsidRDefault="00420730" w:rsidP="00420730">
      <w:pPr>
        <w:rPr>
          <w:ins w:id="154" w:author="Pahommie" w:date="2014-11-05T16:15:00Z"/>
          <w:b/>
          <w:bCs/>
          <w:sz w:val="36"/>
          <w:szCs w:val="36"/>
        </w:rPr>
      </w:pPr>
      <w:bookmarkStart w:id="155" w:name="_Toc453667488"/>
      <w:bookmarkStart w:id="156" w:name="_Toc453683047"/>
      <w:bookmarkStart w:id="157" w:name="_Toc453683459"/>
      <w:bookmarkStart w:id="158" w:name="_Toc453683719"/>
      <w:bookmarkStart w:id="159" w:name="_Toc487543107"/>
      <w:r>
        <w:rPr>
          <w:rFonts w:hint="cs"/>
          <w:b/>
          <w:bCs/>
          <w:sz w:val="36"/>
          <w:szCs w:val="36"/>
          <w:cs/>
        </w:rPr>
        <w:t>2.3.1</w:t>
      </w:r>
      <w:r>
        <w:rPr>
          <w:b/>
          <w:bCs/>
          <w:sz w:val="36"/>
          <w:szCs w:val="36"/>
          <w:cs/>
        </w:rPr>
        <w:tab/>
      </w:r>
      <w:r>
        <w:rPr>
          <w:rFonts w:hint="cs"/>
          <w:b/>
          <w:bCs/>
          <w:sz w:val="36"/>
          <w:szCs w:val="36"/>
          <w:cs/>
        </w:rPr>
        <w:t>ภาษาที่ใช้ในการพัฒนา</w:t>
      </w:r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5"/>
      <w:bookmarkEnd w:id="156"/>
      <w:bookmarkEnd w:id="157"/>
      <w:bookmarkEnd w:id="158"/>
      <w:bookmarkEnd w:id="159"/>
    </w:p>
    <w:p w14:paraId="10F19CB5" w14:textId="0AAD4DAF" w:rsidR="00920193" w:rsidRDefault="00920193" w:rsidP="00920193">
      <w:pPr>
        <w:spacing w:line="240" w:lineRule="auto"/>
        <w:ind w:firstLine="720"/>
      </w:pPr>
      <w:bookmarkStart w:id="160" w:name="_Toc409752780"/>
      <w:bookmarkStart w:id="161" w:name="_Toc409753192"/>
      <w:bookmarkStart w:id="162" w:name="_Toc416273386"/>
      <w:bookmarkStart w:id="163" w:name="_Toc416341184"/>
      <w:bookmarkStart w:id="164" w:name="_Toc420265881"/>
      <w:bookmarkStart w:id="165" w:name="_Toc420387326"/>
      <w:bookmarkStart w:id="166" w:name="_Toc420485922"/>
      <w:bookmarkStart w:id="167" w:name="_Toc420525079"/>
      <w:bookmarkStart w:id="168" w:name="_Toc420734888"/>
      <w:bookmarkStart w:id="169" w:name="_Toc420739381"/>
      <w:r>
        <w:rPr>
          <w:rFonts w:hint="cs"/>
          <w:cs/>
        </w:rPr>
        <w:t>ในการพัฒนาเว็บแอปพลิเคชันจะต้องมีการเขียน</w:t>
      </w:r>
      <w:r w:rsidR="004D7F51">
        <w:rPr>
          <w:rFonts w:hint="cs"/>
          <w:cs/>
        </w:rPr>
        <w:t>ในส่วนของทั้งหน้าจอแสดงผล และฟังก์ชันการทำงาน ซึ่งจะใช้ภาษาในการเขียนที่แตกต่างกันตามลักษณะการทำงาน โดยประกอบไปด้วยดังนี้</w:t>
      </w:r>
    </w:p>
    <w:p w14:paraId="78F7B4F4" w14:textId="7732D3BF" w:rsidR="006126F6" w:rsidRPr="00014A94" w:rsidRDefault="006126F6" w:rsidP="006126F6">
      <w:pPr>
        <w:pStyle w:val="ListParagraph"/>
        <w:numPr>
          <w:ilvl w:val="0"/>
          <w:numId w:val="205"/>
        </w:numPr>
        <w:spacing w:line="240" w:lineRule="auto"/>
        <w:ind w:left="0" w:firstLine="720"/>
        <w:rPr>
          <w:rFonts w:cs="TH SarabunPSK"/>
          <w:szCs w:val="32"/>
        </w:rPr>
      </w:pPr>
      <w:r w:rsidRPr="00014A94">
        <w:rPr>
          <w:rFonts w:cs="TH SarabunPSK"/>
          <w:szCs w:val="32"/>
          <w:cs/>
        </w:rPr>
        <w:t xml:space="preserve">ภาษา </w:t>
      </w:r>
      <w:r w:rsidR="00014A94" w:rsidRPr="00014A94">
        <w:rPr>
          <w:rFonts w:cs="TH SarabunPSK" w:hint="cs"/>
          <w:szCs w:val="32"/>
        </w:rPr>
        <w:t>HTML</w:t>
      </w:r>
    </w:p>
    <w:p w14:paraId="3D252552" w14:textId="1EFC2C66" w:rsidR="00014A94" w:rsidRDefault="00014A94" w:rsidP="00014A94">
      <w:pPr>
        <w:spacing w:line="240" w:lineRule="auto"/>
        <w:ind w:firstLine="720"/>
        <w:rPr>
          <w:color w:val="000000"/>
        </w:rPr>
      </w:pPr>
      <w:r w:rsidRPr="00014A94">
        <w:rPr>
          <w:rFonts w:hint="cs"/>
          <w:color w:val="000000"/>
        </w:rPr>
        <w:t xml:space="preserve">HTML </w:t>
      </w:r>
      <w:r w:rsidR="0062670A" w:rsidRPr="0062670A">
        <w:rPr>
          <w:rFonts w:hint="cs"/>
          <w:color w:val="5C5C5C"/>
          <w:shd w:val="clear" w:color="auto" w:fill="FFFFFF"/>
          <w:cs/>
        </w:rPr>
        <w:t>ย่อมาจาก</w:t>
      </w:r>
      <w:r w:rsidR="0062670A" w:rsidRPr="0062670A">
        <w:rPr>
          <w:rFonts w:hint="cs"/>
          <w:color w:val="5C5C5C"/>
          <w:shd w:val="clear" w:color="auto" w:fill="FFFFFF"/>
        </w:rPr>
        <w:t> </w:t>
      </w:r>
      <w:r w:rsidRPr="00014A94">
        <w:rPr>
          <w:rFonts w:hint="cs"/>
          <w:color w:val="000000"/>
        </w:rPr>
        <w:t xml:space="preserve">Hypertext Markup Language </w:t>
      </w:r>
      <w:r w:rsidRPr="00014A94">
        <w:rPr>
          <w:rFonts w:hint="cs"/>
          <w:color w:val="000000"/>
          <w:cs/>
        </w:rPr>
        <w:t xml:space="preserve">โดย </w:t>
      </w:r>
      <w:r w:rsidRPr="00014A94">
        <w:rPr>
          <w:rFonts w:hint="cs"/>
          <w:color w:val="000000"/>
        </w:rPr>
        <w:t xml:space="preserve">Hypertext </w:t>
      </w:r>
      <w:r w:rsidRPr="00014A94">
        <w:rPr>
          <w:rFonts w:hint="cs"/>
          <w:color w:val="000000"/>
          <w:cs/>
        </w:rPr>
        <w:t xml:space="preserve">หมายถึง ข้อความที่เชื่อมต่อกันผ่านลิ้ง </w:t>
      </w:r>
      <w:r w:rsidRPr="00014A94">
        <w:rPr>
          <w:rFonts w:hint="cs"/>
          <w:color w:val="000000"/>
        </w:rPr>
        <w:t xml:space="preserve">Markup language </w:t>
      </w:r>
      <w:r w:rsidRPr="00014A94">
        <w:rPr>
          <w:rFonts w:hint="cs"/>
          <w:color w:val="000000"/>
          <w:cs/>
        </w:rPr>
        <w:t>หมายถึง</w:t>
      </w:r>
      <w:r w:rsidR="009A27AE">
        <w:rPr>
          <w:rFonts w:hint="cs"/>
          <w:color w:val="000000"/>
          <w:cs/>
        </w:rPr>
        <w:t xml:space="preserve"> </w:t>
      </w:r>
      <w:r w:rsidRPr="00014A94">
        <w:rPr>
          <w:rFonts w:hint="cs"/>
          <w:color w:val="000000"/>
          <w:cs/>
        </w:rPr>
        <w:t xml:space="preserve">ภาษาที่ใช้ </w:t>
      </w:r>
      <w:r w:rsidRPr="00014A94">
        <w:rPr>
          <w:rFonts w:hint="cs"/>
          <w:color w:val="000000"/>
        </w:rPr>
        <w:t xml:space="preserve">Tag </w:t>
      </w:r>
      <w:r w:rsidRPr="00014A94">
        <w:rPr>
          <w:rFonts w:hint="cs"/>
          <w:color w:val="000000"/>
          <w:cs/>
        </w:rPr>
        <w:t>ในการกำหนดการแสดงผลสิ่งต่าง</w:t>
      </w:r>
      <w:r w:rsidR="009A27AE">
        <w:rPr>
          <w:rFonts w:hint="cs"/>
          <w:color w:val="000000"/>
          <w:cs/>
        </w:rPr>
        <w:t xml:space="preserve"> </w:t>
      </w:r>
      <w:r w:rsidRPr="00014A94">
        <w:rPr>
          <w:rFonts w:hint="cs"/>
          <w:color w:val="000000"/>
          <w:cs/>
        </w:rPr>
        <w:t>ๆ</w:t>
      </w:r>
      <w:r w:rsidR="009A27AE">
        <w:rPr>
          <w:rFonts w:hint="cs"/>
          <w:color w:val="000000"/>
          <w:cs/>
        </w:rPr>
        <w:t xml:space="preserve"> </w:t>
      </w:r>
      <w:r w:rsidRPr="00014A94">
        <w:rPr>
          <w:rFonts w:hint="cs"/>
          <w:color w:val="000000"/>
          <w:cs/>
        </w:rPr>
        <w:t xml:space="preserve">ที่แสดงอยู่บนเว็บเพจ ดังนั้น </w:t>
      </w:r>
      <w:r w:rsidRPr="00014A94">
        <w:rPr>
          <w:rFonts w:hint="cs"/>
          <w:color w:val="000000"/>
        </w:rPr>
        <w:t xml:space="preserve">HTML </w:t>
      </w:r>
      <w:r w:rsidRPr="00014A94">
        <w:rPr>
          <w:rFonts w:hint="cs"/>
          <w:color w:val="000000"/>
          <w:cs/>
        </w:rPr>
        <w:t xml:space="preserve">จึงหมายถึง ภาษาที่ใช้ </w:t>
      </w:r>
      <w:r w:rsidRPr="00014A94">
        <w:rPr>
          <w:rFonts w:hint="cs"/>
          <w:color w:val="000000"/>
        </w:rPr>
        <w:t xml:space="preserve">Tag </w:t>
      </w:r>
      <w:r w:rsidRPr="00014A94">
        <w:rPr>
          <w:rFonts w:hint="cs"/>
          <w:color w:val="000000"/>
          <w:cs/>
        </w:rPr>
        <w:t xml:space="preserve">ในการกำหนดการแสดงผลเว็บเพจที่ต่างก็เชื่อมถึงกันใน </w:t>
      </w:r>
      <w:r w:rsidRPr="00014A94">
        <w:rPr>
          <w:rFonts w:hint="cs"/>
          <w:color w:val="000000"/>
        </w:rPr>
        <w:t xml:space="preserve">Hyperspace </w:t>
      </w:r>
      <w:r w:rsidRPr="00014A94">
        <w:rPr>
          <w:rFonts w:hint="cs"/>
          <w:color w:val="000000"/>
          <w:cs/>
        </w:rPr>
        <w:t xml:space="preserve">ผ่าน </w:t>
      </w:r>
      <w:r w:rsidRPr="00014A94">
        <w:rPr>
          <w:rFonts w:hint="cs"/>
          <w:color w:val="000000"/>
        </w:rPr>
        <w:t>Hyperlink</w:t>
      </w:r>
      <w:r w:rsidR="00B52960">
        <w:rPr>
          <w:color w:val="000000"/>
        </w:rPr>
        <w:t xml:space="preserve"> </w:t>
      </w:r>
      <w:r w:rsidR="00B52960" w:rsidRPr="00B52960">
        <w:rPr>
          <w:color w:val="000000"/>
          <w:cs/>
        </w:rPr>
        <w:t xml:space="preserve">โดยมีสัญลักษณ์ภาษาดังภาพที่ </w:t>
      </w:r>
      <w:r w:rsidR="00B52960" w:rsidRPr="00B52960">
        <w:rPr>
          <w:color w:val="000000"/>
        </w:rPr>
        <w:t>2-1</w:t>
      </w:r>
    </w:p>
    <w:p w14:paraId="4B400618" w14:textId="77777777" w:rsidR="007F4BA4" w:rsidRDefault="007F4BA4" w:rsidP="00014A94">
      <w:pPr>
        <w:spacing w:line="240" w:lineRule="auto"/>
        <w:ind w:firstLine="720"/>
        <w:rPr>
          <w:color w:val="000000"/>
        </w:rPr>
      </w:pPr>
    </w:p>
    <w:p w14:paraId="452EACA8" w14:textId="1D76F40A" w:rsidR="00B52960" w:rsidRDefault="00B52960" w:rsidP="00B52960">
      <w:pPr>
        <w:spacing w:line="240" w:lineRule="auto"/>
        <w:ind w:firstLine="720"/>
        <w:jc w:val="center"/>
        <w:rPr>
          <w:color w:val="FF0000"/>
        </w:rPr>
      </w:pPr>
      <w:r>
        <w:rPr>
          <w:rFonts w:hint="cs"/>
          <w:noProof/>
          <w:color w:val="FF0000"/>
        </w:rPr>
        <w:lastRenderedPageBreak/>
        <w:drawing>
          <wp:inline distT="0" distB="0" distL="0" distR="0" wp14:anchorId="10F82C4B" wp14:editId="14305699">
            <wp:extent cx="2143125" cy="2143125"/>
            <wp:effectExtent l="19050" t="19050" r="28575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7CEFE8" w14:textId="49134282" w:rsidR="00B52960" w:rsidRPr="00B52960" w:rsidRDefault="00B52960" w:rsidP="00B52960">
      <w:pPr>
        <w:spacing w:line="240" w:lineRule="auto"/>
        <w:ind w:firstLine="720"/>
        <w:jc w:val="center"/>
      </w:pPr>
      <w:r w:rsidRPr="00B52960">
        <w:rPr>
          <w:cs/>
        </w:rPr>
        <w:t xml:space="preserve">ภาพที่ </w:t>
      </w:r>
      <w:r w:rsidRPr="00B52960">
        <w:t xml:space="preserve">2-1 </w:t>
      </w:r>
      <w:r w:rsidRPr="00B52960">
        <w:rPr>
          <w:cs/>
        </w:rPr>
        <w:t xml:space="preserve">รูปสัญลักษณ์ภาษา </w:t>
      </w:r>
      <w:r w:rsidR="00AF45FB" w:rsidRPr="00014A94">
        <w:rPr>
          <w:rFonts w:hint="cs"/>
        </w:rPr>
        <w:t>HTML</w:t>
      </w:r>
    </w:p>
    <w:p w14:paraId="7F676358" w14:textId="376637A5" w:rsidR="006126F6" w:rsidRPr="0062670A" w:rsidRDefault="009A27AE" w:rsidP="006126F6">
      <w:pPr>
        <w:pStyle w:val="ListParagraph"/>
        <w:numPr>
          <w:ilvl w:val="0"/>
          <w:numId w:val="205"/>
        </w:numPr>
        <w:spacing w:line="240" w:lineRule="auto"/>
        <w:ind w:left="0" w:firstLine="720"/>
        <w:rPr>
          <w:rFonts w:cs="TH SarabunPSK"/>
          <w:szCs w:val="32"/>
        </w:rPr>
      </w:pPr>
      <w:r w:rsidRPr="0062670A">
        <w:rPr>
          <w:rFonts w:cs="TH SarabunPSK"/>
          <w:szCs w:val="32"/>
        </w:rPr>
        <w:t>CSS</w:t>
      </w:r>
    </w:p>
    <w:p w14:paraId="3C5B31E3" w14:textId="72034325" w:rsidR="006126F6" w:rsidRDefault="009A27AE" w:rsidP="0062670A">
      <w:pPr>
        <w:spacing w:before="0" w:after="0" w:line="240" w:lineRule="auto"/>
        <w:ind w:firstLine="720"/>
        <w:rPr>
          <w:color w:val="000000"/>
        </w:rPr>
      </w:pPr>
      <w:r w:rsidRPr="00AF45FB">
        <w:rPr>
          <w:rStyle w:val="Strong"/>
          <w:rFonts w:hint="cs"/>
          <w:b w:val="0"/>
          <w:bCs w:val="0"/>
          <w:color w:val="5C5C5C"/>
          <w:shd w:val="clear" w:color="auto" w:fill="FFFFFF"/>
        </w:rPr>
        <w:t>CSS</w:t>
      </w:r>
      <w:r w:rsidRPr="0062670A">
        <w:rPr>
          <w:rFonts w:hint="cs"/>
          <w:color w:val="5C5C5C"/>
          <w:shd w:val="clear" w:color="auto" w:fill="FFFFFF"/>
        </w:rPr>
        <w:t> </w:t>
      </w:r>
      <w:r w:rsidRPr="0062670A">
        <w:rPr>
          <w:rFonts w:hint="cs"/>
          <w:color w:val="5C5C5C"/>
          <w:shd w:val="clear" w:color="auto" w:fill="FFFFFF"/>
          <w:cs/>
        </w:rPr>
        <w:t>ย่อมาจาก</w:t>
      </w:r>
      <w:r w:rsidRPr="0062670A">
        <w:rPr>
          <w:rFonts w:hint="cs"/>
          <w:color w:val="5C5C5C"/>
          <w:shd w:val="clear" w:color="auto" w:fill="FFFFFF"/>
        </w:rPr>
        <w:t> </w:t>
      </w:r>
      <w:r w:rsidRPr="0062670A">
        <w:rPr>
          <w:rStyle w:val="Strong"/>
          <w:rFonts w:hint="cs"/>
          <w:color w:val="5C5C5C"/>
          <w:shd w:val="clear" w:color="auto" w:fill="FFFFFF"/>
        </w:rPr>
        <w:t>C</w:t>
      </w:r>
      <w:r w:rsidRPr="0062670A">
        <w:rPr>
          <w:rFonts w:hint="cs"/>
          <w:color w:val="5C5C5C"/>
          <w:shd w:val="clear" w:color="auto" w:fill="FFFFFF"/>
        </w:rPr>
        <w:t>ascading </w:t>
      </w:r>
      <w:r w:rsidRPr="0062670A">
        <w:rPr>
          <w:rStyle w:val="Strong"/>
          <w:rFonts w:hint="cs"/>
          <w:color w:val="5C5C5C"/>
          <w:shd w:val="clear" w:color="auto" w:fill="FFFFFF"/>
        </w:rPr>
        <w:t>S</w:t>
      </w:r>
      <w:r w:rsidRPr="0062670A">
        <w:rPr>
          <w:rFonts w:hint="cs"/>
          <w:color w:val="5C5C5C"/>
          <w:shd w:val="clear" w:color="auto" w:fill="FFFFFF"/>
        </w:rPr>
        <w:t>tyle </w:t>
      </w:r>
      <w:r w:rsidRPr="0062670A">
        <w:rPr>
          <w:rStyle w:val="Strong"/>
          <w:rFonts w:hint="cs"/>
          <w:color w:val="5C5C5C"/>
          <w:shd w:val="clear" w:color="auto" w:fill="FFFFFF"/>
        </w:rPr>
        <w:t>S</w:t>
      </w:r>
      <w:r w:rsidRPr="0062670A">
        <w:rPr>
          <w:rFonts w:hint="cs"/>
          <w:color w:val="5C5C5C"/>
          <w:shd w:val="clear" w:color="auto" w:fill="FFFFFF"/>
        </w:rPr>
        <w:t>heets </w:t>
      </w:r>
      <w:r w:rsidRPr="0062670A">
        <w:rPr>
          <w:rFonts w:hint="cs"/>
          <w:color w:val="5C5C5C"/>
          <w:shd w:val="clear" w:color="auto" w:fill="FFFFFF"/>
          <w:cs/>
        </w:rPr>
        <w:t xml:space="preserve">เป็นภาษาที่มีรูปแบบการเขียน </w:t>
      </w:r>
      <w:r w:rsidRPr="0062670A">
        <w:rPr>
          <w:rFonts w:hint="cs"/>
          <w:color w:val="5C5C5C"/>
          <w:shd w:val="clear" w:color="auto" w:fill="FFFFFF"/>
        </w:rPr>
        <w:t xml:space="preserve">Syntax </w:t>
      </w:r>
      <w:r w:rsidRPr="0062670A">
        <w:rPr>
          <w:rFonts w:hint="cs"/>
          <w:color w:val="5C5C5C"/>
          <w:shd w:val="clear" w:color="auto" w:fill="FFFFFF"/>
          <w:cs/>
        </w:rPr>
        <w:t xml:space="preserve">ที่เฉพาะ และถูกกำหนดมาตรฐานโดย </w:t>
      </w:r>
      <w:r w:rsidRPr="0062670A">
        <w:rPr>
          <w:rFonts w:hint="cs"/>
          <w:color w:val="5C5C5C"/>
          <w:shd w:val="clear" w:color="auto" w:fill="FFFFFF"/>
        </w:rPr>
        <w:t xml:space="preserve">W3C (World Wide Web Consortium) </w:t>
      </w:r>
      <w:r w:rsidRPr="0062670A">
        <w:rPr>
          <w:rFonts w:hint="cs"/>
          <w:color w:val="5C5C5C"/>
          <w:shd w:val="clear" w:color="auto" w:fill="FFFFFF"/>
          <w:cs/>
        </w:rPr>
        <w:t xml:space="preserve">เช่นเดียวกับ </w:t>
      </w:r>
      <w:r w:rsidRPr="0062670A">
        <w:rPr>
          <w:rFonts w:hint="cs"/>
          <w:color w:val="5C5C5C"/>
          <w:shd w:val="clear" w:color="auto" w:fill="FFFFFF"/>
        </w:rPr>
        <w:t xml:space="preserve">HTML </w:t>
      </w:r>
      <w:r w:rsidRPr="0062670A">
        <w:rPr>
          <w:rFonts w:hint="cs"/>
          <w:color w:val="5C5C5C"/>
          <w:shd w:val="clear" w:color="auto" w:fill="FFFFFF"/>
          <w:cs/>
        </w:rPr>
        <w:t xml:space="preserve">และ </w:t>
      </w:r>
      <w:r w:rsidRPr="0062670A">
        <w:rPr>
          <w:rFonts w:hint="cs"/>
          <w:color w:val="5C5C5C"/>
          <w:shd w:val="clear" w:color="auto" w:fill="FFFFFF"/>
        </w:rPr>
        <w:t xml:space="preserve">XHTML    </w:t>
      </w:r>
      <w:r w:rsidRPr="0062670A">
        <w:rPr>
          <w:rFonts w:hint="cs"/>
          <w:color w:val="5C5C5C"/>
          <w:shd w:val="clear" w:color="auto" w:fill="FFFFFF"/>
          <w:cs/>
        </w:rPr>
        <w:t xml:space="preserve">ใช้สำหรับตกแต่งเอกสาร </w:t>
      </w:r>
      <w:r w:rsidRPr="0062670A">
        <w:rPr>
          <w:rFonts w:hint="cs"/>
          <w:color w:val="5C5C5C"/>
          <w:shd w:val="clear" w:color="auto" w:fill="FFFFFF"/>
        </w:rPr>
        <w:t xml:space="preserve">HTML/ XHTML </w:t>
      </w:r>
      <w:r w:rsidRPr="0062670A">
        <w:rPr>
          <w:rFonts w:hint="cs"/>
          <w:color w:val="5C5C5C"/>
          <w:shd w:val="clear" w:color="auto" w:fill="FFFFFF"/>
          <w:cs/>
        </w:rPr>
        <w:t xml:space="preserve">ให้มีหน้าตา สีสัน ตัวอักษร เส้นขอบ พื้นหลัง ระยะห่าง ฯลฯ อย่างที่ต้องการ ด้วยการกำหนดคุณสมบัติให้กับ </w:t>
      </w:r>
      <w:r w:rsidRPr="0062670A">
        <w:rPr>
          <w:rFonts w:hint="cs"/>
          <w:color w:val="5C5C5C"/>
          <w:shd w:val="clear" w:color="auto" w:fill="FFFFFF"/>
        </w:rPr>
        <w:t xml:space="preserve">Element </w:t>
      </w:r>
      <w:r w:rsidRPr="0062670A">
        <w:rPr>
          <w:rFonts w:hint="cs"/>
          <w:color w:val="5C5C5C"/>
          <w:shd w:val="clear" w:color="auto" w:fill="FFFFFF"/>
          <w:cs/>
        </w:rPr>
        <w:t xml:space="preserve">ต่างๆ ของ </w:t>
      </w:r>
      <w:r w:rsidRPr="0062670A">
        <w:rPr>
          <w:rFonts w:hint="cs"/>
          <w:color w:val="5C5C5C"/>
          <w:shd w:val="clear" w:color="auto" w:fill="FFFFFF"/>
        </w:rPr>
        <w:t>HTML</w:t>
      </w:r>
      <w:r w:rsidR="00AF45FB">
        <w:rPr>
          <w:color w:val="5C5C5C"/>
          <w:shd w:val="clear" w:color="auto" w:fill="FFFFFF"/>
        </w:rPr>
        <w:t xml:space="preserve"> </w:t>
      </w:r>
      <w:r w:rsidR="00AF45FB" w:rsidRPr="00B52960">
        <w:rPr>
          <w:color w:val="000000"/>
          <w:cs/>
        </w:rPr>
        <w:t xml:space="preserve">โดยมีสัญลักษณ์ภาษาดังภาพที่ </w:t>
      </w:r>
      <w:r w:rsidR="00AF45FB" w:rsidRPr="00B52960">
        <w:rPr>
          <w:color w:val="000000"/>
        </w:rPr>
        <w:t>2-</w:t>
      </w:r>
      <w:r w:rsidR="00AF45FB">
        <w:rPr>
          <w:color w:val="000000"/>
        </w:rPr>
        <w:t>2</w:t>
      </w:r>
    </w:p>
    <w:p w14:paraId="3135F84F" w14:textId="62FFCC92" w:rsidR="00AF45FB" w:rsidRDefault="00AF45FB" w:rsidP="00AF45FB">
      <w:pPr>
        <w:spacing w:before="0" w:after="0" w:line="240" w:lineRule="auto"/>
        <w:ind w:firstLine="720"/>
        <w:jc w:val="center"/>
        <w:rPr>
          <w:color w:val="FF0000"/>
        </w:rPr>
      </w:pPr>
      <w:r>
        <w:rPr>
          <w:rFonts w:hint="cs"/>
          <w:noProof/>
          <w:color w:val="FF0000"/>
        </w:rPr>
        <w:drawing>
          <wp:inline distT="0" distB="0" distL="0" distR="0" wp14:anchorId="59A60ADE" wp14:editId="527E7EB4">
            <wp:extent cx="1943100" cy="1974187"/>
            <wp:effectExtent l="19050" t="19050" r="19050" b="266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SS3_logo_and_wordmark.svg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770" r="-17059"/>
                    <a:stretch/>
                  </pic:blipFill>
                  <pic:spPr bwMode="auto">
                    <a:xfrm>
                      <a:off x="0" y="0"/>
                      <a:ext cx="1950765" cy="198197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7E1AC" w14:textId="1CD41E2E" w:rsidR="00AF45FB" w:rsidRPr="0062670A" w:rsidRDefault="00AF45FB" w:rsidP="00AF45FB">
      <w:pPr>
        <w:spacing w:line="240" w:lineRule="auto"/>
        <w:ind w:firstLine="720"/>
        <w:jc w:val="center"/>
        <w:rPr>
          <w:color w:val="FF0000"/>
        </w:rPr>
      </w:pPr>
      <w:r w:rsidRPr="00B52960">
        <w:rPr>
          <w:cs/>
        </w:rPr>
        <w:t xml:space="preserve">ภาพที่ </w:t>
      </w:r>
      <w:r w:rsidRPr="00B52960">
        <w:t>2-</w:t>
      </w:r>
      <w:r>
        <w:t>2</w:t>
      </w:r>
      <w:r w:rsidRPr="00B52960">
        <w:t xml:space="preserve"> </w:t>
      </w:r>
      <w:r w:rsidRPr="00B52960">
        <w:rPr>
          <w:cs/>
        </w:rPr>
        <w:t xml:space="preserve">รูปสัญลักษณ์ภาษา </w:t>
      </w:r>
      <w:r w:rsidRPr="00AF45FB">
        <w:rPr>
          <w:rStyle w:val="Strong"/>
          <w:rFonts w:hint="cs"/>
          <w:b w:val="0"/>
          <w:bCs w:val="0"/>
          <w:color w:val="5C5C5C"/>
          <w:shd w:val="clear" w:color="auto" w:fill="FFFFFF"/>
        </w:rPr>
        <w:t>CSS</w:t>
      </w:r>
    </w:p>
    <w:p w14:paraId="7400493A" w14:textId="472F499D" w:rsidR="0062670A" w:rsidRPr="0062670A" w:rsidRDefault="0062670A" w:rsidP="004F6F1E">
      <w:pPr>
        <w:pStyle w:val="ListParagraph"/>
        <w:numPr>
          <w:ilvl w:val="0"/>
          <w:numId w:val="205"/>
        </w:numPr>
        <w:spacing w:line="240" w:lineRule="auto"/>
        <w:ind w:left="0" w:firstLine="720"/>
        <w:rPr>
          <w:rFonts w:cs="TH SarabunPSK"/>
          <w:szCs w:val="32"/>
        </w:rPr>
      </w:pPr>
      <w:r w:rsidRPr="0062670A">
        <w:rPr>
          <w:rFonts w:cs="TH SarabunPSK"/>
          <w:szCs w:val="32"/>
        </w:rPr>
        <w:t>SQL</w:t>
      </w:r>
    </w:p>
    <w:p w14:paraId="79905C4E" w14:textId="43C6369D" w:rsidR="00AF45FB" w:rsidRDefault="0062670A" w:rsidP="00AF45FB">
      <w:pPr>
        <w:spacing w:line="240" w:lineRule="auto"/>
        <w:ind w:firstLine="720"/>
        <w:rPr>
          <w:color w:val="333333"/>
          <w:shd w:val="clear" w:color="auto" w:fill="FFFFFF"/>
        </w:rPr>
      </w:pPr>
      <w:r w:rsidRPr="0062670A">
        <w:rPr>
          <w:rFonts w:hint="cs"/>
          <w:color w:val="333333"/>
          <w:shd w:val="clear" w:color="auto" w:fill="FFFFFF"/>
        </w:rPr>
        <w:t xml:space="preserve">SQL </w:t>
      </w:r>
      <w:r w:rsidRPr="0062670A">
        <w:rPr>
          <w:rFonts w:hint="cs"/>
          <w:color w:val="5C5C5C"/>
          <w:shd w:val="clear" w:color="auto" w:fill="FFFFFF"/>
          <w:cs/>
        </w:rPr>
        <w:t>ย่อมาจาก</w:t>
      </w:r>
      <w:r w:rsidRPr="0062670A">
        <w:rPr>
          <w:rFonts w:hint="cs"/>
          <w:color w:val="5C5C5C"/>
          <w:shd w:val="clear" w:color="auto" w:fill="FFFFFF"/>
        </w:rPr>
        <w:t> </w:t>
      </w:r>
      <w:r w:rsidRPr="0062670A">
        <w:rPr>
          <w:rFonts w:hint="cs"/>
          <w:color w:val="333333"/>
          <w:shd w:val="clear" w:color="auto" w:fill="FFFFFF"/>
        </w:rPr>
        <w:t>Structured Query Language </w:t>
      </w:r>
      <w:r w:rsidRPr="0062670A">
        <w:rPr>
          <w:rFonts w:hint="cs"/>
          <w:color w:val="333333"/>
          <w:shd w:val="clear" w:color="auto" w:fill="FFFFFF"/>
          <w:cs/>
        </w:rPr>
        <w:t xml:space="preserve">ซึ่งมันคือ ภาษา </w:t>
      </w:r>
      <w:r w:rsidRPr="0062670A">
        <w:rPr>
          <w:rFonts w:hint="cs"/>
          <w:color w:val="333333"/>
          <w:shd w:val="clear" w:color="auto" w:fill="FFFFFF"/>
        </w:rPr>
        <w:t xml:space="preserve">programming </w:t>
      </w:r>
      <w:r w:rsidRPr="0062670A">
        <w:rPr>
          <w:rFonts w:hint="cs"/>
          <w:color w:val="333333"/>
          <w:shd w:val="clear" w:color="auto" w:fill="FFFFFF"/>
          <w:cs/>
        </w:rPr>
        <w:t>ที่ออกแบบมาเพื่อ</w:t>
      </w:r>
      <w:r w:rsidRPr="0062670A">
        <w:rPr>
          <w:rFonts w:hint="cs"/>
          <w:shd w:val="clear" w:color="auto" w:fill="FFFFFF"/>
          <w:cs/>
        </w:rPr>
        <w:t>ทำการจัดการข้อมูลที่อยู่ใน</w:t>
      </w:r>
      <w:r w:rsidRPr="0062670A">
        <w:rPr>
          <w:rFonts w:hint="cs"/>
          <w:shd w:val="clear" w:color="auto" w:fill="FFFFFF"/>
        </w:rPr>
        <w:t> </w:t>
      </w:r>
      <w:hyperlink r:id="rId15" w:history="1">
        <w:r w:rsidRPr="0062670A">
          <w:rPr>
            <w:rStyle w:val="Hyperlink"/>
            <w:rFonts w:hint="cs"/>
            <w:color w:val="auto"/>
            <w:u w:val="none"/>
            <w:shd w:val="clear" w:color="auto" w:fill="FFFFFF"/>
          </w:rPr>
          <w:t>relational database management system (RDBMS)</w:t>
        </w:r>
      </w:hyperlink>
      <w:r w:rsidRPr="0062670A">
        <w:rPr>
          <w:rFonts w:hint="cs"/>
          <w:shd w:val="clear" w:color="auto" w:fill="FFFFFF"/>
        </w:rPr>
        <w:t> </w:t>
      </w:r>
      <w:r w:rsidRPr="0062670A">
        <w:rPr>
          <w:rFonts w:hint="cs"/>
          <w:shd w:val="clear" w:color="auto" w:fill="FFFFFF"/>
          <w:cs/>
        </w:rPr>
        <w:t>หรือก็คือไว้สำหรับ</w:t>
      </w:r>
      <w:r w:rsidRPr="0062670A">
        <w:rPr>
          <w:rFonts w:hint="cs"/>
          <w:color w:val="333333"/>
          <w:shd w:val="clear" w:color="auto" w:fill="FFFFFF"/>
          <w:cs/>
        </w:rPr>
        <w:t xml:space="preserve">ค้นหาข้อมูล เปลี่ยนแปลง เพิ่ม และ ลด ข้อมูลที่ถูกเก็บอยู่ในฐานข้อมูลในรูปแบบตารางที่มีลักษณะเป็น </w:t>
      </w:r>
      <w:r w:rsidRPr="0062670A">
        <w:rPr>
          <w:rFonts w:hint="cs"/>
          <w:color w:val="333333"/>
          <w:shd w:val="clear" w:color="auto" w:fill="FFFFFF"/>
        </w:rPr>
        <w:t xml:space="preserve">column </w:t>
      </w:r>
      <w:r w:rsidRPr="0062670A">
        <w:rPr>
          <w:rFonts w:hint="cs"/>
          <w:color w:val="333333"/>
          <w:shd w:val="clear" w:color="auto" w:fill="FFFFFF"/>
          <w:cs/>
        </w:rPr>
        <w:t xml:space="preserve">และ </w:t>
      </w:r>
      <w:r w:rsidRPr="0062670A">
        <w:rPr>
          <w:rFonts w:hint="cs"/>
          <w:color w:val="333333"/>
          <w:shd w:val="clear" w:color="auto" w:fill="FFFFFF"/>
        </w:rPr>
        <w:t xml:space="preserve">row </w:t>
      </w:r>
      <w:r w:rsidRPr="0062670A">
        <w:rPr>
          <w:rFonts w:hint="cs"/>
          <w:color w:val="333333"/>
          <w:shd w:val="clear" w:color="auto" w:fill="FFFFFF"/>
          <w:cs/>
        </w:rPr>
        <w:t xml:space="preserve">เราเรียกข้อมูลเหล่านี้ว่าถูกเก็บอยู่ใน </w:t>
      </w:r>
      <w:r w:rsidRPr="0062670A">
        <w:rPr>
          <w:rFonts w:hint="cs"/>
          <w:color w:val="333333"/>
          <w:shd w:val="clear" w:color="auto" w:fill="FFFFFF"/>
        </w:rPr>
        <w:t xml:space="preserve">table </w:t>
      </w:r>
      <w:r w:rsidRPr="0062670A">
        <w:rPr>
          <w:rFonts w:hint="cs"/>
          <w:color w:val="333333"/>
          <w:shd w:val="clear" w:color="auto" w:fill="FFFFFF"/>
          <w:cs/>
        </w:rPr>
        <w:t xml:space="preserve">ด้วยความสามารถของ </w:t>
      </w:r>
      <w:r w:rsidRPr="0062670A">
        <w:rPr>
          <w:rFonts w:hint="cs"/>
          <w:color w:val="333333"/>
          <w:shd w:val="clear" w:color="auto" w:fill="FFFFFF"/>
        </w:rPr>
        <w:t xml:space="preserve">SQL </w:t>
      </w:r>
      <w:r w:rsidRPr="0062670A">
        <w:rPr>
          <w:rFonts w:hint="cs"/>
          <w:color w:val="333333"/>
          <w:shd w:val="clear" w:color="auto" w:fill="FFFFFF"/>
          <w:cs/>
        </w:rPr>
        <w:t>เรายังสามารถสร้างตารางขึ้นมาใหม่ (</w:t>
      </w:r>
      <w:r w:rsidRPr="0062670A">
        <w:rPr>
          <w:rFonts w:hint="cs"/>
          <w:color w:val="333333"/>
          <w:shd w:val="clear" w:color="auto" w:fill="FFFFFF"/>
        </w:rPr>
        <w:t xml:space="preserve">create) </w:t>
      </w:r>
      <w:r w:rsidRPr="0062670A">
        <w:rPr>
          <w:rFonts w:hint="cs"/>
          <w:color w:val="333333"/>
          <w:shd w:val="clear" w:color="auto" w:fill="FFFFFF"/>
          <w:cs/>
        </w:rPr>
        <w:t>รวมถึง ลบ (</w:t>
      </w:r>
      <w:r w:rsidRPr="0062670A">
        <w:rPr>
          <w:rFonts w:hint="cs"/>
          <w:color w:val="333333"/>
          <w:shd w:val="clear" w:color="auto" w:fill="FFFFFF"/>
        </w:rPr>
        <w:t xml:space="preserve">drop) </w:t>
      </w:r>
      <w:r w:rsidRPr="0062670A">
        <w:rPr>
          <w:rFonts w:hint="cs"/>
          <w:color w:val="333333"/>
          <w:shd w:val="clear" w:color="auto" w:fill="FFFFFF"/>
          <w:cs/>
        </w:rPr>
        <w:t>และเปลี่ยนแปลงค่า (</w:t>
      </w:r>
      <w:r w:rsidRPr="0062670A">
        <w:rPr>
          <w:rFonts w:hint="cs"/>
          <w:color w:val="333333"/>
          <w:shd w:val="clear" w:color="auto" w:fill="FFFFFF"/>
        </w:rPr>
        <w:t xml:space="preserve">alter) </w:t>
      </w:r>
      <w:r w:rsidRPr="0062670A">
        <w:rPr>
          <w:rFonts w:hint="cs"/>
          <w:color w:val="333333"/>
          <w:shd w:val="clear" w:color="auto" w:fill="FFFFFF"/>
          <w:cs/>
        </w:rPr>
        <w:t xml:space="preserve">ของ </w:t>
      </w:r>
      <w:r w:rsidRPr="0062670A">
        <w:rPr>
          <w:rFonts w:hint="cs"/>
          <w:color w:val="333333"/>
          <w:shd w:val="clear" w:color="auto" w:fill="FFFFFF"/>
        </w:rPr>
        <w:t xml:space="preserve">table </w:t>
      </w:r>
      <w:r w:rsidRPr="0062670A">
        <w:rPr>
          <w:rFonts w:hint="cs"/>
          <w:color w:val="333333"/>
          <w:shd w:val="clear" w:color="auto" w:fill="FFFFFF"/>
          <w:cs/>
        </w:rPr>
        <w:t>ได้</w:t>
      </w:r>
      <w:r w:rsidR="00AF45FB">
        <w:rPr>
          <w:color w:val="333333"/>
          <w:shd w:val="clear" w:color="auto" w:fill="FFFFFF"/>
        </w:rPr>
        <w:t xml:space="preserve"> </w:t>
      </w:r>
    </w:p>
    <w:p w14:paraId="114AF343" w14:textId="77777777" w:rsidR="007F4BA4" w:rsidRDefault="007F4BA4" w:rsidP="0062670A">
      <w:pPr>
        <w:spacing w:line="240" w:lineRule="auto"/>
        <w:ind w:firstLine="720"/>
        <w:rPr>
          <w:color w:val="333333"/>
          <w:shd w:val="clear" w:color="auto" w:fill="FFFFFF"/>
        </w:rPr>
      </w:pPr>
    </w:p>
    <w:p w14:paraId="23F219CC" w14:textId="55A40B1B" w:rsidR="0062670A" w:rsidRDefault="0062670A" w:rsidP="0062670A">
      <w:pPr>
        <w:spacing w:line="240" w:lineRule="auto"/>
        <w:ind w:firstLine="72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lastRenderedPageBreak/>
        <w:t>4) PHP</w:t>
      </w:r>
    </w:p>
    <w:p w14:paraId="734B8DA0" w14:textId="242982FC" w:rsidR="0062670A" w:rsidRDefault="0062670A" w:rsidP="0062670A">
      <w:pPr>
        <w:spacing w:line="240" w:lineRule="auto"/>
        <w:ind w:firstLine="720"/>
        <w:rPr>
          <w:color w:val="000000"/>
        </w:rPr>
      </w:pPr>
      <w:r w:rsidRPr="0062670A">
        <w:rPr>
          <w:rFonts w:hint="cs"/>
          <w:spacing w:val="-1"/>
          <w:shd w:val="clear" w:color="auto" w:fill="FFFFFF"/>
        </w:rPr>
        <w:t xml:space="preserve">PHP </w:t>
      </w:r>
      <w:r w:rsidRPr="0062670A">
        <w:rPr>
          <w:rFonts w:hint="cs"/>
          <w:color w:val="5C5C5C"/>
          <w:shd w:val="clear" w:color="auto" w:fill="FFFFFF"/>
          <w:cs/>
        </w:rPr>
        <w:t>ย่อมาจาก</w:t>
      </w:r>
      <w:r w:rsidRPr="0062670A">
        <w:rPr>
          <w:rFonts w:hint="cs"/>
          <w:color w:val="5C5C5C"/>
          <w:shd w:val="clear" w:color="auto" w:fill="FFFFFF"/>
        </w:rPr>
        <w:t> </w:t>
      </w:r>
      <w:r w:rsidRPr="0062670A">
        <w:rPr>
          <w:rFonts w:hint="cs"/>
          <w:spacing w:val="-1"/>
          <w:shd w:val="clear" w:color="auto" w:fill="FFFFFF"/>
        </w:rPr>
        <w:t xml:space="preserve">Personal Home Page Tool </w:t>
      </w:r>
      <w:r w:rsidRPr="0062670A">
        <w:rPr>
          <w:rFonts w:hint="cs"/>
          <w:spacing w:val="-1"/>
          <w:shd w:val="clear" w:color="auto" w:fill="FFFFFF"/>
          <w:cs/>
        </w:rPr>
        <w:t xml:space="preserve">ซึ่งเป็นภาษาประเภท </w:t>
      </w:r>
      <w:r w:rsidRPr="0062670A">
        <w:rPr>
          <w:rFonts w:hint="cs"/>
          <w:spacing w:val="-1"/>
          <w:shd w:val="clear" w:color="auto" w:fill="FFFFFF"/>
        </w:rPr>
        <w:t xml:space="preserve">Script Language </w:t>
      </w:r>
      <w:r w:rsidRPr="0062670A">
        <w:rPr>
          <w:rFonts w:hint="cs"/>
          <w:spacing w:val="-1"/>
          <w:shd w:val="clear" w:color="auto" w:fill="FFFFFF"/>
          <w:cs/>
        </w:rPr>
        <w:t xml:space="preserve">ที่ทำงานแบบ </w:t>
      </w:r>
      <w:r w:rsidRPr="0062670A">
        <w:rPr>
          <w:rFonts w:hint="cs"/>
          <w:spacing w:val="-1"/>
          <w:shd w:val="clear" w:color="auto" w:fill="FFFFFF"/>
        </w:rPr>
        <w:t xml:space="preserve">Server Side Script </w:t>
      </w:r>
      <w:r w:rsidRPr="0062670A">
        <w:rPr>
          <w:rFonts w:hint="cs"/>
          <w:spacing w:val="-1"/>
          <w:shd w:val="clear" w:color="auto" w:fill="FFFFFF"/>
          <w:cs/>
        </w:rPr>
        <w:t xml:space="preserve">กระบวนการทำงานจะทำงานแบบโปรแกรมแปลคำสั่ง </w:t>
      </w:r>
      <w:r w:rsidRPr="0062670A">
        <w:rPr>
          <w:rFonts w:hint="cs"/>
          <w:spacing w:val="-1"/>
          <w:shd w:val="clear" w:color="auto" w:fill="FFFFFF"/>
        </w:rPr>
        <w:t xml:space="preserve">interpreter </w:t>
      </w:r>
      <w:r w:rsidRPr="0062670A">
        <w:rPr>
          <w:rFonts w:hint="cs"/>
          <w:spacing w:val="-1"/>
          <w:shd w:val="clear" w:color="auto" w:fill="FFFFFF"/>
          <w:cs/>
        </w:rPr>
        <w:t>คือแปลภาษาทุกครั้งที่มีคนเรียกสคริปต์ ข้อดีคือ ไม่ต้องนำไปประมวลผลใหม่ (</w:t>
      </w:r>
      <w:r w:rsidRPr="0062670A">
        <w:rPr>
          <w:rFonts w:hint="cs"/>
          <w:spacing w:val="-1"/>
          <w:shd w:val="clear" w:color="auto" w:fill="FFFFFF"/>
        </w:rPr>
        <w:t xml:space="preserve">Compiler) </w:t>
      </w:r>
      <w:r w:rsidRPr="0062670A">
        <w:rPr>
          <w:rFonts w:hint="cs"/>
          <w:spacing w:val="-1"/>
          <w:shd w:val="clear" w:color="auto" w:fill="FFFFFF"/>
          <w:cs/>
        </w:rPr>
        <w:t xml:space="preserve">เมื่อจะนำโปรแกรมไปใช้งาน หรือจะอัพเดตเวอร์ชั่นของโปรแกรม สามารถอัพโหลดขึ้นไปทับไฟล์เดิมแล้วใช้งานได้ทันที ขอเสียที่ต่างกันอย่างชัดเจนก็คือ กรณี </w:t>
      </w:r>
      <w:r w:rsidRPr="0062670A">
        <w:rPr>
          <w:rFonts w:hint="cs"/>
          <w:spacing w:val="-1"/>
          <w:shd w:val="clear" w:color="auto" w:fill="FFFFFF"/>
        </w:rPr>
        <w:t xml:space="preserve">Syntax </w:t>
      </w:r>
      <w:r w:rsidRPr="0062670A">
        <w:rPr>
          <w:rFonts w:hint="cs"/>
          <w:spacing w:val="-1"/>
          <w:shd w:val="clear" w:color="auto" w:fill="FFFFFF"/>
          <w:cs/>
        </w:rPr>
        <w:t>ผิดจะรู้ก็ต่อเมื่อมีผู้ใช้งานเจอบั๊ก</w:t>
      </w:r>
      <w:r w:rsidR="00AF45FB">
        <w:rPr>
          <w:spacing w:val="-1"/>
          <w:shd w:val="clear" w:color="auto" w:fill="FFFFFF"/>
        </w:rPr>
        <w:t xml:space="preserve"> </w:t>
      </w:r>
      <w:r w:rsidR="00AF45FB" w:rsidRPr="00B52960">
        <w:rPr>
          <w:color w:val="000000"/>
          <w:cs/>
        </w:rPr>
        <w:t xml:space="preserve">โดยมีสัญลักษณ์ภาษาดังภาพที่ </w:t>
      </w:r>
      <w:r w:rsidR="00AF45FB" w:rsidRPr="00B52960">
        <w:rPr>
          <w:color w:val="000000"/>
        </w:rPr>
        <w:t>2-</w:t>
      </w:r>
      <w:r w:rsidR="00AF45FB">
        <w:rPr>
          <w:color w:val="000000"/>
        </w:rPr>
        <w:t>3</w:t>
      </w:r>
    </w:p>
    <w:p w14:paraId="40996520" w14:textId="21C9E0CC" w:rsidR="00AF45FB" w:rsidRDefault="00AF45FB" w:rsidP="00AF45FB">
      <w:pPr>
        <w:spacing w:line="240" w:lineRule="auto"/>
        <w:ind w:firstLine="720"/>
        <w:jc w:val="center"/>
        <w:rPr>
          <w:spacing w:val="-1"/>
          <w:shd w:val="clear" w:color="auto" w:fill="FFFFFF"/>
        </w:rPr>
      </w:pPr>
      <w:r>
        <w:rPr>
          <w:noProof/>
          <w:spacing w:val="-1"/>
          <w:shd w:val="clear" w:color="auto" w:fill="FFFFFF"/>
        </w:rPr>
        <w:drawing>
          <wp:inline distT="0" distB="0" distL="0" distR="0" wp14:anchorId="650779DE" wp14:editId="3DF1142E">
            <wp:extent cx="2609850" cy="1409237"/>
            <wp:effectExtent l="19050" t="19050" r="19050" b="196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00px-PHP-logo.sv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212" cy="14121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C1B5FE" w14:textId="1FDE6436" w:rsidR="00AF45FB" w:rsidRDefault="00AF45FB" w:rsidP="00AF45FB">
      <w:pPr>
        <w:spacing w:line="240" w:lineRule="auto"/>
        <w:ind w:firstLine="720"/>
        <w:jc w:val="center"/>
        <w:rPr>
          <w:spacing w:val="-1"/>
          <w:shd w:val="clear" w:color="auto" w:fill="FFFFFF"/>
        </w:rPr>
      </w:pPr>
      <w:r w:rsidRPr="00B52960">
        <w:rPr>
          <w:cs/>
        </w:rPr>
        <w:t xml:space="preserve">ภาพที่ </w:t>
      </w:r>
      <w:r w:rsidRPr="00B52960">
        <w:t>2-</w:t>
      </w:r>
      <w:r>
        <w:t>3</w:t>
      </w:r>
      <w:r w:rsidRPr="00B52960">
        <w:t xml:space="preserve"> </w:t>
      </w:r>
      <w:r w:rsidRPr="00B52960">
        <w:rPr>
          <w:cs/>
        </w:rPr>
        <w:t xml:space="preserve">รูปสัญลักษณ์ภาษา </w:t>
      </w:r>
      <w:r w:rsidRPr="0062670A">
        <w:rPr>
          <w:rFonts w:hint="cs"/>
          <w:spacing w:val="-1"/>
          <w:shd w:val="clear" w:color="auto" w:fill="FFFFFF"/>
        </w:rPr>
        <w:t>PHP</w:t>
      </w:r>
    </w:p>
    <w:p w14:paraId="4FABC420" w14:textId="5BE92A88" w:rsidR="00B52960" w:rsidRPr="00B52960" w:rsidRDefault="00B52960" w:rsidP="0062670A">
      <w:pPr>
        <w:spacing w:line="240" w:lineRule="auto"/>
        <w:ind w:firstLine="720"/>
        <w:rPr>
          <w:color w:val="333333"/>
          <w:shd w:val="clear" w:color="auto" w:fill="FFFFFF"/>
        </w:rPr>
      </w:pPr>
      <w:r w:rsidRPr="00B52960">
        <w:rPr>
          <w:rFonts w:hint="cs"/>
          <w:color w:val="333333"/>
          <w:shd w:val="clear" w:color="auto" w:fill="FFFFFF"/>
        </w:rPr>
        <w:t xml:space="preserve">5) </w:t>
      </w:r>
      <w:r w:rsidRPr="00B52960">
        <w:rPr>
          <w:rFonts w:hint="cs"/>
          <w:color w:val="666666"/>
          <w:shd w:val="clear" w:color="auto" w:fill="FFFFFF"/>
        </w:rPr>
        <w:t>JavaScript</w:t>
      </w:r>
    </w:p>
    <w:p w14:paraId="5466A3DC" w14:textId="31B738A5" w:rsidR="00B52960" w:rsidRDefault="00B52960" w:rsidP="0062670A">
      <w:pPr>
        <w:spacing w:line="240" w:lineRule="auto"/>
        <w:ind w:firstLine="720"/>
        <w:rPr>
          <w:color w:val="000000"/>
        </w:rPr>
      </w:pPr>
      <w:r w:rsidRPr="00B52960">
        <w:rPr>
          <w:rFonts w:hint="cs"/>
          <w:color w:val="666666"/>
          <w:shd w:val="clear" w:color="auto" w:fill="FFFFFF"/>
        </w:rPr>
        <w:t xml:space="preserve">JavaScript </w:t>
      </w:r>
      <w:r w:rsidRPr="00B52960">
        <w:rPr>
          <w:rFonts w:hint="cs"/>
          <w:color w:val="666666"/>
          <w:shd w:val="clear" w:color="auto" w:fill="FFFFFF"/>
          <w:cs/>
        </w:rPr>
        <w:t xml:space="preserve">เป็นภาษาที่เป็น </w:t>
      </w:r>
      <w:r w:rsidRPr="00B52960">
        <w:rPr>
          <w:rFonts w:hint="cs"/>
          <w:color w:val="666666"/>
          <w:shd w:val="clear" w:color="auto" w:fill="FFFFFF"/>
        </w:rPr>
        <w:t xml:space="preserve">Script </w:t>
      </w:r>
      <w:r w:rsidRPr="00B52960">
        <w:rPr>
          <w:rFonts w:hint="cs"/>
          <w:color w:val="666666"/>
          <w:shd w:val="clear" w:color="auto" w:fill="FFFFFF"/>
          <w:cs/>
        </w:rPr>
        <w:t xml:space="preserve">ที่อยู่ในเว็บไซต์ (ใช้ร่วมกับ </w:t>
      </w:r>
      <w:r w:rsidRPr="00B52960">
        <w:rPr>
          <w:rFonts w:hint="cs"/>
          <w:color w:val="666666"/>
          <w:shd w:val="clear" w:color="auto" w:fill="FFFFFF"/>
        </w:rPr>
        <w:t xml:space="preserve">HTML) </w:t>
      </w:r>
      <w:r w:rsidRPr="00B52960">
        <w:rPr>
          <w:rFonts w:hint="cs"/>
          <w:color w:val="666666"/>
          <w:shd w:val="clear" w:color="auto" w:fill="FFFFFF"/>
          <w:cs/>
        </w:rPr>
        <w:t xml:space="preserve">เพื่อให้เว็บไซต์ของเราสามารถตอบสนองผู้ใช้งานได้มากขึ้น เว็บหน้าใช้งานมากขึ้น ซึ่งในปัจจุบัน </w:t>
      </w:r>
      <w:r w:rsidRPr="00B52960">
        <w:rPr>
          <w:rFonts w:hint="cs"/>
          <w:color w:val="666666"/>
          <w:shd w:val="clear" w:color="auto" w:fill="FFFFFF"/>
        </w:rPr>
        <w:t xml:space="preserve">JavaScript </w:t>
      </w:r>
      <w:r w:rsidRPr="00B52960">
        <w:rPr>
          <w:rFonts w:hint="cs"/>
          <w:color w:val="666666"/>
          <w:shd w:val="clear" w:color="auto" w:fill="FFFFFF"/>
          <w:cs/>
        </w:rPr>
        <w:t xml:space="preserve">นั้นเป็นมาตรฐานที่อยู่ใน </w:t>
      </w:r>
      <w:r w:rsidRPr="00B52960">
        <w:rPr>
          <w:rFonts w:hint="cs"/>
          <w:color w:val="666666"/>
          <w:shd w:val="clear" w:color="auto" w:fill="FFFFFF"/>
        </w:rPr>
        <w:t xml:space="preserve">W3C </w:t>
      </w:r>
      <w:r>
        <w:rPr>
          <w:rFonts w:hint="cs"/>
          <w:color w:val="666666"/>
          <w:shd w:val="clear" w:color="auto" w:fill="FFFFFF"/>
          <w:cs/>
        </w:rPr>
        <w:t>ซึ่ง</w:t>
      </w:r>
      <w:r w:rsidRPr="00B52960">
        <w:rPr>
          <w:rFonts w:hint="cs"/>
          <w:color w:val="666666"/>
          <w:shd w:val="clear" w:color="auto" w:fill="FFFFFF"/>
          <w:cs/>
        </w:rPr>
        <w:t xml:space="preserve">ทุกๆ </w:t>
      </w:r>
      <w:r w:rsidRPr="00B52960">
        <w:rPr>
          <w:rFonts w:hint="cs"/>
          <w:color w:val="666666"/>
          <w:shd w:val="clear" w:color="auto" w:fill="FFFFFF"/>
        </w:rPr>
        <w:t xml:space="preserve">Web browser </w:t>
      </w:r>
      <w:r w:rsidRPr="00B52960">
        <w:rPr>
          <w:rFonts w:hint="cs"/>
          <w:color w:val="666666"/>
          <w:shd w:val="clear" w:color="auto" w:fill="FFFFFF"/>
          <w:cs/>
        </w:rPr>
        <w:t xml:space="preserve">รองรับการทำงานของ </w:t>
      </w:r>
      <w:r w:rsidRPr="00B52960">
        <w:rPr>
          <w:rFonts w:hint="cs"/>
          <w:color w:val="666666"/>
          <w:shd w:val="clear" w:color="auto" w:fill="FFFFFF"/>
        </w:rPr>
        <w:t>JavaScript</w:t>
      </w:r>
      <w:r w:rsidR="00AF45FB">
        <w:rPr>
          <w:color w:val="666666"/>
          <w:shd w:val="clear" w:color="auto" w:fill="FFFFFF"/>
        </w:rPr>
        <w:t xml:space="preserve"> </w:t>
      </w:r>
      <w:r w:rsidR="00AF45FB" w:rsidRPr="00B52960">
        <w:rPr>
          <w:color w:val="000000"/>
          <w:cs/>
        </w:rPr>
        <w:t xml:space="preserve">โดยมีสัญลักษณ์ภาษาดังภาพที่ </w:t>
      </w:r>
      <w:r w:rsidR="00AF45FB" w:rsidRPr="00B52960">
        <w:rPr>
          <w:color w:val="000000"/>
        </w:rPr>
        <w:t>2-</w:t>
      </w:r>
      <w:r w:rsidR="00AF45FB">
        <w:rPr>
          <w:color w:val="000000"/>
        </w:rPr>
        <w:t>4</w:t>
      </w:r>
    </w:p>
    <w:p w14:paraId="5D04E14A" w14:textId="2D6128B1" w:rsidR="00AF45FB" w:rsidRDefault="00AF45FB" w:rsidP="00AF45FB">
      <w:pPr>
        <w:spacing w:line="240" w:lineRule="auto"/>
        <w:ind w:firstLine="720"/>
        <w:jc w:val="center"/>
        <w:rPr>
          <w:color w:val="333333"/>
          <w:shd w:val="clear" w:color="auto" w:fill="FFFFFF"/>
        </w:rPr>
      </w:pPr>
      <w:r>
        <w:rPr>
          <w:noProof/>
          <w:color w:val="333333"/>
          <w:shd w:val="clear" w:color="auto" w:fill="FFFFFF"/>
        </w:rPr>
        <w:drawing>
          <wp:inline distT="0" distB="0" distL="0" distR="0" wp14:anchorId="0A148643" wp14:editId="5EE44DF2">
            <wp:extent cx="2160549" cy="1771650"/>
            <wp:effectExtent l="19050" t="19050" r="1143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JavaScript_Log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985" cy="17736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62D0B1" w14:textId="4A3B4756" w:rsidR="00AF45FB" w:rsidRPr="00B52960" w:rsidRDefault="00AF45FB" w:rsidP="00AF45FB">
      <w:pPr>
        <w:spacing w:line="240" w:lineRule="auto"/>
        <w:ind w:firstLine="720"/>
        <w:jc w:val="center"/>
        <w:rPr>
          <w:color w:val="333333"/>
          <w:shd w:val="clear" w:color="auto" w:fill="FFFFFF"/>
        </w:rPr>
      </w:pPr>
      <w:r w:rsidRPr="00B52960">
        <w:rPr>
          <w:cs/>
        </w:rPr>
        <w:t xml:space="preserve">ภาพที่ </w:t>
      </w:r>
      <w:r w:rsidRPr="00B52960">
        <w:t>2-</w:t>
      </w:r>
      <w:r>
        <w:t>4</w:t>
      </w:r>
      <w:r w:rsidRPr="00B52960">
        <w:t xml:space="preserve"> </w:t>
      </w:r>
      <w:r w:rsidRPr="00B52960">
        <w:rPr>
          <w:cs/>
        </w:rPr>
        <w:t xml:space="preserve">รูปสัญลักษณ์ภาษา </w:t>
      </w:r>
      <w:r w:rsidRPr="00B52960">
        <w:rPr>
          <w:rFonts w:hint="cs"/>
          <w:color w:val="666666"/>
          <w:shd w:val="clear" w:color="auto" w:fill="FFFFFF"/>
        </w:rPr>
        <w:t>JavaScript</w:t>
      </w:r>
    </w:p>
    <w:p w14:paraId="761D2115" w14:textId="7FAC8538" w:rsidR="0062670A" w:rsidRPr="0062670A" w:rsidRDefault="0062670A" w:rsidP="0062670A">
      <w:pPr>
        <w:spacing w:line="240" w:lineRule="auto"/>
        <w:ind w:firstLine="720"/>
        <w:rPr>
          <w:color w:val="FF0000"/>
        </w:rPr>
      </w:pPr>
    </w:p>
    <w:p w14:paraId="4801003C" w14:textId="02368D6A" w:rsidR="006126F6" w:rsidRPr="00420730" w:rsidRDefault="00420730" w:rsidP="00420730">
      <w:pPr>
        <w:rPr>
          <w:ins w:id="170" w:author="Pahommie" w:date="2014-11-05T16:16:00Z"/>
          <w:b/>
          <w:bCs/>
          <w:sz w:val="36"/>
          <w:szCs w:val="36"/>
        </w:rPr>
      </w:pPr>
      <w:bookmarkStart w:id="171" w:name="_Toc453667489"/>
      <w:bookmarkStart w:id="172" w:name="_Toc453683048"/>
      <w:bookmarkStart w:id="173" w:name="_Toc453683460"/>
      <w:bookmarkStart w:id="174" w:name="_Toc453683720"/>
      <w:bookmarkStart w:id="175" w:name="_Toc487543108"/>
      <w:r>
        <w:rPr>
          <w:rFonts w:hint="cs"/>
          <w:b/>
          <w:bCs/>
          <w:sz w:val="36"/>
          <w:szCs w:val="36"/>
          <w:cs/>
        </w:rPr>
        <w:t>2.3.2</w:t>
      </w:r>
      <w:r>
        <w:rPr>
          <w:b/>
          <w:bCs/>
          <w:sz w:val="36"/>
          <w:szCs w:val="36"/>
          <w:cs/>
        </w:rPr>
        <w:tab/>
      </w:r>
      <w:r w:rsidR="006126F6" w:rsidRPr="00420730">
        <w:rPr>
          <w:b/>
          <w:bCs/>
          <w:sz w:val="36"/>
          <w:szCs w:val="36"/>
          <w:cs/>
        </w:rPr>
        <w:t>ซอฟต์แวร์ที่ใช้ในการพัฒนา</w:t>
      </w:r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1"/>
      <w:bookmarkEnd w:id="172"/>
      <w:bookmarkEnd w:id="173"/>
      <w:bookmarkEnd w:id="174"/>
      <w:bookmarkEnd w:id="175"/>
    </w:p>
    <w:p w14:paraId="17025834" w14:textId="101B573A" w:rsidR="00196962" w:rsidRDefault="00EE2B8B" w:rsidP="00196962">
      <w:pPr>
        <w:spacing w:line="240" w:lineRule="auto"/>
        <w:ind w:firstLine="720"/>
        <w:rPr>
          <w:cs/>
        </w:rPr>
      </w:pPr>
      <w:r>
        <w:rPr>
          <w:rFonts w:hint="cs"/>
          <w:cs/>
        </w:rPr>
        <w:t>ภายในองค์กรของแต่ละองค์กรจะมีการใช้ซอฟต์แวร์ที่แตกต่างกันออกไปตามการใช้งาน และความเหมาะสม ซึ่ง</w:t>
      </w:r>
      <w:r w:rsidRPr="00892FBE">
        <w:rPr>
          <w:cs/>
        </w:rPr>
        <w:t>ผู้ปฏิบัติงานสหกิจศึกษา</w:t>
      </w:r>
      <w:r>
        <w:rPr>
          <w:rFonts w:hint="cs"/>
          <w:cs/>
        </w:rPr>
        <w:t>ได้</w:t>
      </w:r>
      <w:r w:rsidRPr="00892FBE">
        <w:rPr>
          <w:cs/>
        </w:rPr>
        <w:t>ปฏิบัติงานสหกิจศึกษา</w:t>
      </w:r>
      <w:r>
        <w:rPr>
          <w:rFonts w:hint="cs"/>
          <w:cs/>
        </w:rPr>
        <w:t xml:space="preserve"> ณ </w:t>
      </w:r>
      <w:r w:rsidRPr="00F111B7">
        <w:rPr>
          <w:rFonts w:hint="cs"/>
          <w:color w:val="333333"/>
          <w:cs/>
        </w:rPr>
        <w:t>บริษัท สยาม เด็นโซ่ แมนูแฟคเจอริ่ง จำกัด</w:t>
      </w:r>
      <w:r>
        <w:rPr>
          <w:rFonts w:hint="cs"/>
          <w:color w:val="333333"/>
          <w:cs/>
        </w:rPr>
        <w:t xml:space="preserve"> โดยมีการกำหนดให้ใช้ซอฟต์แวร์ดังต่อไปนี้</w:t>
      </w:r>
    </w:p>
    <w:p w14:paraId="78CC9718" w14:textId="6BDC51FF" w:rsidR="006126F6" w:rsidRPr="00EE2B8B" w:rsidRDefault="00EE2B8B" w:rsidP="006126F6">
      <w:pPr>
        <w:pStyle w:val="ListParagraph"/>
        <w:numPr>
          <w:ilvl w:val="0"/>
          <w:numId w:val="336"/>
        </w:numPr>
        <w:spacing w:line="240" w:lineRule="auto"/>
        <w:ind w:left="0" w:firstLine="720"/>
        <w:rPr>
          <w:rFonts w:cs="TH SarabunPSK"/>
          <w:szCs w:val="32"/>
        </w:rPr>
      </w:pPr>
      <w:r w:rsidRPr="00EE2B8B">
        <w:rPr>
          <w:rFonts w:cs="TH SarabunPSK"/>
          <w:szCs w:val="32"/>
        </w:rPr>
        <w:lastRenderedPageBreak/>
        <w:t>notepad++</w:t>
      </w:r>
    </w:p>
    <w:p w14:paraId="3767C580" w14:textId="6FCBA198" w:rsidR="004F4B46" w:rsidRDefault="004F4B46" w:rsidP="004F4B46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="TH SarabunPSK" w:hAnsi="TH SarabunPSK" w:cs="TH SarabunPSK"/>
          <w:color w:val="000000"/>
          <w:sz w:val="32"/>
          <w:szCs w:val="32"/>
        </w:rPr>
      </w:pP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</w:rPr>
        <w:t xml:space="preserve">Notepad++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  <w:cs/>
        </w:rPr>
        <w:t xml:space="preserve">โปรแกรมประเภท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</w:rPr>
        <w:t xml:space="preserve">Text Editor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  <w:cs/>
        </w:rPr>
        <w:t xml:space="preserve">เป็นซอฟแวร์ประเภท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</w:rPr>
        <w:t xml:space="preserve">Open Source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  <w:cs/>
        </w:rPr>
        <w:t>สามารถนำไปใช้งานได้ฟรี</w:t>
      </w:r>
      <w:r w:rsidR="003D4339">
        <w:rPr>
          <w:rFonts w:ascii="TH SarabunPSK" w:hAnsi="TH SarabunPSK" w:cs="TH SarabunPSK" w:hint="cs"/>
          <w:color w:val="333333"/>
          <w:spacing w:val="3"/>
          <w:sz w:val="32"/>
          <w:szCs w:val="32"/>
          <w:cs/>
        </w:rPr>
        <w:t xml:space="preserve">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  <w:cs/>
        </w:rPr>
        <w:t xml:space="preserve">ๆ หรือจะนำ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</w:rPr>
        <w:t xml:space="preserve">source code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  <w:cs/>
        </w:rPr>
        <w:t xml:space="preserve">ไปพัฒนาต่อก็ได้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</w:rPr>
        <w:t xml:space="preserve">Notepad++ 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  <w:cs/>
        </w:rPr>
        <w:t xml:space="preserve">เป็นโปรแกรมสำหรับการเปิด สร้าง และแก้ไข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</w:rPr>
        <w:t xml:space="preserve">source code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  <w:cs/>
        </w:rPr>
        <w:t xml:space="preserve">สำหรับนักพัฒนาโปรแกรม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</w:rPr>
        <w:t xml:space="preserve">Notepad++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  <w:cs/>
        </w:rPr>
        <w:t xml:space="preserve">ถูกสร้างขึ้นมาให้ใช้งานแทน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</w:rPr>
        <w:t xml:space="preserve">Notepad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  <w:cs/>
        </w:rPr>
        <w:t xml:space="preserve">รองรับการทำงานบนระบบปฏิบัติการ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</w:rPr>
        <w:t xml:space="preserve">MS Windows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  <w:cs/>
        </w:rPr>
        <w:t xml:space="preserve">โดยการใช้งานเป็นไปตาม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</w:rPr>
        <w:t>GPL License</w:t>
      </w:r>
      <w:r>
        <w:rPr>
          <w:rFonts w:ascii="TH SarabunPSK" w:hAnsi="TH SarabunPSK" w:cs="TH SarabunPSK" w:hint="cs"/>
          <w:color w:val="333333"/>
          <w:spacing w:val="3"/>
          <w:sz w:val="32"/>
          <w:szCs w:val="32"/>
          <w:cs/>
        </w:rPr>
        <w:t xml:space="preserve">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</w:rPr>
        <w:t xml:space="preserve">Notepad++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  <w:cs/>
        </w:rPr>
        <w:t xml:space="preserve">พัฒนาบนภาษา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</w:rPr>
        <w:t xml:space="preserve">C++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  <w:cs/>
        </w:rPr>
        <w:t xml:space="preserve">ใช้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</w:rPr>
        <w:t xml:space="preserve">Win32 API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  <w:cs/>
        </w:rPr>
        <w:t xml:space="preserve">และ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</w:rPr>
        <w:t xml:space="preserve">STL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  <w:cs/>
        </w:rPr>
        <w:t>ซึ่งทำให้โปรแกรมมีความสามารถสูง ทำงานได้รวดเร็ว ภายใต้การใช้งานทรัพยากรเครื่องต่ำและไฟล์ติดตั้งที่มีขนาดเล็ก</w:t>
      </w:r>
      <w:r w:rsidR="003D4339">
        <w:rPr>
          <w:rFonts w:ascii="TH SarabunPSK" w:hAnsi="TH SarabunPSK" w:cs="TH SarabunPSK" w:hint="cs"/>
          <w:color w:val="333333"/>
          <w:spacing w:val="3"/>
          <w:sz w:val="32"/>
          <w:szCs w:val="32"/>
          <w:cs/>
        </w:rPr>
        <w:t xml:space="preserve"> </w:t>
      </w:r>
      <w:r w:rsidR="003D4339" w:rsidRPr="003D4339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โดยมีสัญลักษณ์ภาษาดังภาพที่ </w:t>
      </w:r>
      <w:r w:rsidR="003D4339" w:rsidRPr="003D4339">
        <w:rPr>
          <w:rFonts w:ascii="TH SarabunPSK" w:hAnsi="TH SarabunPSK" w:cs="TH SarabunPSK" w:hint="cs"/>
          <w:color w:val="000000"/>
          <w:sz w:val="32"/>
          <w:szCs w:val="32"/>
        </w:rPr>
        <w:t>2-</w:t>
      </w:r>
      <w:r w:rsidR="003D4339" w:rsidRPr="003D4339">
        <w:rPr>
          <w:rFonts w:ascii="TH SarabunPSK" w:hAnsi="TH SarabunPSK" w:cs="TH SarabunPSK" w:hint="cs"/>
          <w:color w:val="000000"/>
          <w:sz w:val="32"/>
          <w:szCs w:val="32"/>
          <w:cs/>
        </w:rPr>
        <w:t>5</w:t>
      </w:r>
    </w:p>
    <w:p w14:paraId="2CDCAF2E" w14:textId="39CD84FA" w:rsidR="003D4339" w:rsidRDefault="003D4339" w:rsidP="003D4339">
      <w:pPr>
        <w:pStyle w:val="NormalWeb"/>
        <w:shd w:val="clear" w:color="auto" w:fill="FFFFFF"/>
        <w:spacing w:before="0" w:beforeAutospacing="0" w:after="150" w:afterAutospacing="0"/>
        <w:ind w:firstLine="720"/>
        <w:jc w:val="center"/>
        <w:rPr>
          <w:rFonts w:ascii="TH SarabunPSK" w:hAnsi="TH SarabunPSK" w:cstheme="minorBidi"/>
          <w:color w:val="333333"/>
          <w:spacing w:val="3"/>
          <w:sz w:val="32"/>
          <w:szCs w:val="32"/>
        </w:rPr>
      </w:pPr>
      <w:r>
        <w:rPr>
          <w:rFonts w:ascii="TH SarabunPSK" w:hAnsi="TH SarabunPSK" w:cstheme="minorBidi" w:hint="cs"/>
          <w:noProof/>
          <w:color w:val="333333"/>
          <w:spacing w:val="3"/>
          <w:sz w:val="32"/>
          <w:szCs w:val="32"/>
        </w:rPr>
        <w:drawing>
          <wp:inline distT="0" distB="0" distL="0" distR="0" wp14:anchorId="0ABD34B1" wp14:editId="1CC12C4F">
            <wp:extent cx="2019300" cy="1457325"/>
            <wp:effectExtent l="19050" t="19050" r="1905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otepad++_Log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457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734017" w14:textId="77524DC2" w:rsidR="003D4339" w:rsidRPr="003D4339" w:rsidRDefault="003D4339" w:rsidP="003D4339">
      <w:pPr>
        <w:spacing w:line="240" w:lineRule="auto"/>
        <w:ind w:firstLine="720"/>
        <w:jc w:val="center"/>
        <w:rPr>
          <w:rFonts w:cstheme="minorBidi"/>
          <w:color w:val="333333"/>
          <w:spacing w:val="3"/>
        </w:rPr>
      </w:pPr>
      <w:r w:rsidRPr="00B52960">
        <w:rPr>
          <w:cs/>
        </w:rPr>
        <w:t xml:space="preserve">ภาพที่ </w:t>
      </w:r>
      <w:r w:rsidRPr="00B52960">
        <w:t>2-</w:t>
      </w:r>
      <w:r w:rsidR="00935487">
        <w:t>5</w:t>
      </w:r>
      <w:r w:rsidRPr="00B52960">
        <w:t xml:space="preserve"> </w:t>
      </w:r>
      <w:r w:rsidRPr="00B52960">
        <w:rPr>
          <w:cs/>
        </w:rPr>
        <w:t xml:space="preserve">รูปสัญลักษณ์ภาษา </w:t>
      </w:r>
      <w:r w:rsidRPr="004F4B46">
        <w:rPr>
          <w:rFonts w:hint="cs"/>
          <w:color w:val="333333"/>
          <w:spacing w:val="3"/>
        </w:rPr>
        <w:t>Notepad++</w:t>
      </w:r>
    </w:p>
    <w:p w14:paraId="746C107A" w14:textId="174EFD83" w:rsidR="006126F6" w:rsidRPr="00935487" w:rsidRDefault="00935487" w:rsidP="006126F6">
      <w:pPr>
        <w:pStyle w:val="ListParagraph"/>
        <w:numPr>
          <w:ilvl w:val="0"/>
          <w:numId w:val="336"/>
        </w:numPr>
        <w:spacing w:line="240" w:lineRule="auto"/>
        <w:ind w:left="0" w:firstLine="720"/>
        <w:rPr>
          <w:rFonts w:cs="TH SarabunPSK"/>
          <w:szCs w:val="32"/>
        </w:rPr>
      </w:pPr>
      <w:r w:rsidRPr="00935487">
        <w:rPr>
          <w:rFonts w:cs="TH SarabunPSK" w:hint="cs"/>
          <w:szCs w:val="32"/>
        </w:rPr>
        <w:t>PHP MyAdmin</w:t>
      </w:r>
    </w:p>
    <w:p w14:paraId="4701AFB0" w14:textId="05A18217" w:rsidR="00935487" w:rsidRDefault="00935487" w:rsidP="00E520BE">
      <w:pPr>
        <w:pStyle w:val="NormalWeb"/>
        <w:spacing w:before="0" w:beforeAutospacing="0" w:line="312" w:lineRule="atLeast"/>
        <w:ind w:firstLine="720"/>
        <w:rPr>
          <w:rFonts w:ascii="TH SarabunPSK" w:hAnsi="TH SarabunPSK" w:cs="TH SarabunPSK"/>
          <w:color w:val="000000"/>
          <w:sz w:val="32"/>
          <w:szCs w:val="32"/>
        </w:rPr>
      </w:pPr>
      <w:r w:rsidRPr="00935487">
        <w:rPr>
          <w:rFonts w:ascii="TH SarabunPSK" w:hAnsi="TH SarabunPSK" w:cs="TH SarabunPSK" w:hint="cs"/>
          <w:sz w:val="32"/>
          <w:szCs w:val="32"/>
        </w:rPr>
        <w:t xml:space="preserve">PHP MyAdmin </w:t>
      </w:r>
      <w:r w:rsidRPr="00935487">
        <w:rPr>
          <w:rFonts w:ascii="TH SarabunPSK" w:hAnsi="TH SarabunPSK" w:cs="TH SarabunPSK" w:hint="cs"/>
          <w:sz w:val="32"/>
          <w:szCs w:val="32"/>
          <w:cs/>
        </w:rPr>
        <w:t xml:space="preserve">คือเครื่องมือที่ใช้สำหรับการจัดการฐานข้อมูลหรือที่เรียกว่า </w:t>
      </w:r>
      <w:r w:rsidRPr="00935487">
        <w:rPr>
          <w:rFonts w:ascii="TH SarabunPSK" w:hAnsi="TH SarabunPSK" w:cs="TH SarabunPSK" w:hint="cs"/>
          <w:sz w:val="32"/>
          <w:szCs w:val="32"/>
        </w:rPr>
        <w:t>database</w:t>
      </w:r>
      <w:r w:rsidRPr="00935487">
        <w:rPr>
          <w:rFonts w:ascii="TH SarabunPSK" w:hAnsi="TH SarabunPSK" w:cs="TH SarabunPSK" w:hint="cs"/>
          <w:sz w:val="32"/>
          <w:szCs w:val="32"/>
          <w:cs/>
        </w:rPr>
        <w:t xml:space="preserve"> ซึ่งก็คือโปรแกรมหนึ่ง ที่จะช่วยให้เข้าไป สร้าง </w:t>
      </w:r>
      <w:r w:rsidRPr="00935487">
        <w:rPr>
          <w:rFonts w:ascii="TH SarabunPSK" w:hAnsi="TH SarabunPSK" w:cs="TH SarabunPSK" w:hint="cs"/>
          <w:sz w:val="32"/>
          <w:szCs w:val="32"/>
        </w:rPr>
        <w:t xml:space="preserve">database </w:t>
      </w:r>
      <w:r w:rsidRPr="00935487">
        <w:rPr>
          <w:rFonts w:ascii="TH SarabunPSK" w:hAnsi="TH SarabunPSK" w:cs="TH SarabunPSK" w:hint="cs"/>
          <w:sz w:val="32"/>
          <w:szCs w:val="32"/>
          <w:cs/>
        </w:rPr>
        <w:t>ได้ด้วย</w:t>
      </w:r>
      <w:r>
        <w:rPr>
          <w:rFonts w:ascii="TH SarabunPSK" w:hAnsi="TH SarabunPSK" w:cs="TH SarabunPSK" w:hint="cs"/>
          <w:sz w:val="32"/>
          <w:szCs w:val="32"/>
          <w:cs/>
        </w:rPr>
        <w:t>วิธี</w:t>
      </w:r>
      <w:r w:rsidRPr="00935487">
        <w:rPr>
          <w:rFonts w:ascii="TH SarabunPSK" w:hAnsi="TH SarabunPSK" w:cs="TH SarabunPSK" w:hint="cs"/>
          <w:sz w:val="32"/>
          <w:szCs w:val="32"/>
          <w:cs/>
        </w:rPr>
        <w:t>การ</w:t>
      </w:r>
      <w:r>
        <w:rPr>
          <w:rFonts w:ascii="TH SarabunPSK" w:hAnsi="TH SarabunPSK" w:cs="TH SarabunPSK" w:hint="cs"/>
          <w:sz w:val="32"/>
          <w:szCs w:val="32"/>
          <w:cs/>
        </w:rPr>
        <w:t>ที่ง่ายขึ้น</w:t>
      </w:r>
      <w:r w:rsidRPr="00935487">
        <w:rPr>
          <w:rFonts w:ascii="TH SarabunPSK" w:hAnsi="TH SarabunPSK" w:cs="TH SarabunPSK" w:hint="cs"/>
          <w:sz w:val="32"/>
          <w:szCs w:val="32"/>
          <w:cs/>
        </w:rPr>
        <w:t xml:space="preserve"> แทนที่จะสร้างโดยการพิมพ์คำสั่ง </w:t>
      </w:r>
      <w:r w:rsidRPr="00935487">
        <w:rPr>
          <w:rFonts w:ascii="TH SarabunPSK" w:hAnsi="TH SarabunPSK" w:cs="TH SarabunPSK" w:hint="cs"/>
          <w:sz w:val="32"/>
          <w:szCs w:val="32"/>
        </w:rPr>
        <w:t xml:space="preserve">PHP MyAdmin </w:t>
      </w:r>
      <w:r w:rsidRPr="00935487">
        <w:rPr>
          <w:rFonts w:ascii="TH SarabunPSK" w:hAnsi="TH SarabunPSK" w:cs="TH SarabunPSK" w:hint="cs"/>
          <w:sz w:val="32"/>
          <w:szCs w:val="32"/>
          <w:cs/>
        </w:rPr>
        <w:t>จึงช่วยให้จัดทำเว็บไซต์ได้ง่ายขึ้น จัดการข้อมูลในส่วน</w:t>
      </w:r>
      <w:r w:rsidR="00E520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35487">
        <w:rPr>
          <w:rFonts w:ascii="TH SarabunPSK" w:hAnsi="TH SarabunPSK" w:cs="TH SarabunPSK" w:hint="cs"/>
          <w:sz w:val="32"/>
          <w:szCs w:val="32"/>
        </w:rPr>
        <w:t xml:space="preserve">database </w:t>
      </w:r>
      <w:r w:rsidRPr="00935487">
        <w:rPr>
          <w:rFonts w:ascii="TH SarabunPSK" w:hAnsi="TH SarabunPSK" w:cs="TH SarabunPSK" w:hint="cs"/>
          <w:sz w:val="32"/>
          <w:szCs w:val="32"/>
          <w:cs/>
        </w:rPr>
        <w:t>ซ่อมแซม แก้ไข ได้ง่ายขึ้น</w:t>
      </w:r>
      <w:r w:rsidR="00E520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520BE" w:rsidRPr="003D4339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โดยมีสัญลักษณ์ภาษาดังภาพที่ </w:t>
      </w:r>
      <w:r w:rsidR="00E520BE" w:rsidRPr="003D4339">
        <w:rPr>
          <w:rFonts w:ascii="TH SarabunPSK" w:hAnsi="TH SarabunPSK" w:cs="TH SarabunPSK" w:hint="cs"/>
          <w:color w:val="000000"/>
          <w:sz w:val="32"/>
          <w:szCs w:val="32"/>
        </w:rPr>
        <w:t>2-</w:t>
      </w:r>
      <w:r w:rsidR="00E520BE">
        <w:rPr>
          <w:rFonts w:ascii="TH SarabunPSK" w:hAnsi="TH SarabunPSK" w:cs="TH SarabunPSK" w:hint="cs"/>
          <w:color w:val="000000"/>
          <w:sz w:val="32"/>
          <w:szCs w:val="32"/>
          <w:cs/>
        </w:rPr>
        <w:t>6</w:t>
      </w:r>
    </w:p>
    <w:p w14:paraId="20084DB3" w14:textId="78FCFBE4" w:rsidR="00E520BE" w:rsidRDefault="00E520BE" w:rsidP="00E520BE">
      <w:pPr>
        <w:pStyle w:val="NormalWeb"/>
        <w:spacing w:before="0" w:beforeAutospacing="0" w:line="312" w:lineRule="atLeast"/>
        <w:ind w:firstLine="720"/>
        <w:jc w:val="center"/>
        <w:rPr>
          <w:rFonts w:cs="TH SarabunPSK"/>
          <w:color w:val="FF0000"/>
          <w:szCs w:val="32"/>
        </w:rPr>
      </w:pPr>
      <w:r>
        <w:rPr>
          <w:rFonts w:cs="TH SarabunPSK" w:hint="cs"/>
          <w:noProof/>
          <w:color w:val="FF0000"/>
          <w:szCs w:val="32"/>
        </w:rPr>
        <w:drawing>
          <wp:inline distT="0" distB="0" distL="0" distR="0" wp14:anchorId="5BA0B1C4" wp14:editId="3A58BAA4">
            <wp:extent cx="2580213" cy="1437971"/>
            <wp:effectExtent l="19050" t="19050" r="1079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pMyAdmin_logo.svg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619" cy="14409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5863A0" w14:textId="54AA4BC4" w:rsidR="00E520BE" w:rsidRPr="00E520BE" w:rsidRDefault="00E520BE" w:rsidP="00E520BE">
      <w:pPr>
        <w:spacing w:line="240" w:lineRule="auto"/>
        <w:ind w:firstLine="720"/>
        <w:jc w:val="center"/>
        <w:rPr>
          <w:color w:val="FF0000"/>
        </w:rPr>
      </w:pPr>
      <w:r w:rsidRPr="00B52960">
        <w:rPr>
          <w:cs/>
        </w:rPr>
        <w:t xml:space="preserve">ภาพที่ </w:t>
      </w:r>
      <w:r w:rsidRPr="00B52960">
        <w:t>2-</w:t>
      </w:r>
      <w:r>
        <w:rPr>
          <w:rFonts w:hint="cs"/>
          <w:cs/>
        </w:rPr>
        <w:t>6</w:t>
      </w:r>
      <w:r w:rsidRPr="00B52960">
        <w:t xml:space="preserve"> </w:t>
      </w:r>
      <w:r w:rsidRPr="00B52960">
        <w:rPr>
          <w:cs/>
        </w:rPr>
        <w:t xml:space="preserve">รูปสัญลักษณ์ภาษา </w:t>
      </w:r>
      <w:r w:rsidRPr="00935487">
        <w:rPr>
          <w:rFonts w:hint="cs"/>
        </w:rPr>
        <w:t>PHP MyAdmin</w:t>
      </w:r>
    </w:p>
    <w:p w14:paraId="10E1BCFC" w14:textId="01DBC47F" w:rsidR="00420730" w:rsidRDefault="00420730">
      <w:pPr>
        <w:spacing w:before="0" w:after="160"/>
        <w:jc w:val="left"/>
        <w:rPr>
          <w:cs/>
        </w:rPr>
      </w:pPr>
      <w:r>
        <w:rPr>
          <w:cs/>
        </w:rPr>
        <w:br w:type="page"/>
      </w:r>
    </w:p>
    <w:p w14:paraId="670DFD53" w14:textId="30165686" w:rsidR="001C2674" w:rsidRDefault="00420730" w:rsidP="00420730">
      <w:pPr>
        <w:spacing w:before="0" w:after="0"/>
        <w:jc w:val="center"/>
        <w:rPr>
          <w:b/>
          <w:bCs/>
          <w:sz w:val="40"/>
          <w:szCs w:val="40"/>
        </w:rPr>
      </w:pPr>
      <w:r w:rsidRPr="00420730">
        <w:rPr>
          <w:rFonts w:hint="cs"/>
          <w:b/>
          <w:bCs/>
          <w:sz w:val="40"/>
          <w:szCs w:val="40"/>
          <w:cs/>
        </w:rPr>
        <w:lastRenderedPageBreak/>
        <w:t>บทที่ 3</w:t>
      </w:r>
    </w:p>
    <w:p w14:paraId="64021391" w14:textId="77777777" w:rsidR="00420730" w:rsidRDefault="00420730" w:rsidP="00420730">
      <w:pPr>
        <w:spacing w:before="0" w:after="0"/>
        <w:jc w:val="center"/>
        <w:rPr>
          <w:rFonts w:hint="cs"/>
          <w:b/>
          <w:bCs/>
          <w:sz w:val="40"/>
          <w:szCs w:val="40"/>
        </w:rPr>
      </w:pPr>
    </w:p>
    <w:p w14:paraId="6BD7F8B6" w14:textId="49C062FB" w:rsidR="00420730" w:rsidRDefault="00420730" w:rsidP="00420730">
      <w:pPr>
        <w:spacing w:before="0" w:after="160"/>
        <w:jc w:val="center"/>
        <w:rPr>
          <w:b/>
          <w:bCs/>
          <w:sz w:val="40"/>
          <w:szCs w:val="40"/>
        </w:rPr>
      </w:pPr>
      <w:r w:rsidRPr="00420730">
        <w:rPr>
          <w:b/>
          <w:bCs/>
          <w:sz w:val="40"/>
          <w:szCs w:val="40"/>
          <w:cs/>
        </w:rPr>
        <w:t>รายละเอียดของการปฏิบัติงานสหกิจศึกษา</w:t>
      </w:r>
    </w:p>
    <w:p w14:paraId="74A20422" w14:textId="78E4A100" w:rsidR="00337633" w:rsidRDefault="00337633" w:rsidP="00337633">
      <w:pPr>
        <w:spacing w:before="0" w:after="160"/>
        <w:jc w:val="left"/>
      </w:pPr>
    </w:p>
    <w:p w14:paraId="76016EAA" w14:textId="292C7A15" w:rsidR="00F151B1" w:rsidRDefault="00F151B1" w:rsidP="00337633">
      <w:pPr>
        <w:spacing w:before="0" w:after="160"/>
        <w:jc w:val="left"/>
      </w:pPr>
      <w:r>
        <w:tab/>
      </w:r>
      <w:r>
        <w:rPr>
          <w:rFonts w:hint="cs"/>
          <w:cs/>
        </w:rPr>
        <w:t>ระบบจัดการห้องสมุดเป็นระบบสารสนเทศที่เข้ามาช่วยในการจัดการห้องสมุดภายในบริษัท โดยได้รับความต้องการจากผู้ใช้งาน และการวิเคราะห์จาก</w:t>
      </w:r>
      <w:r>
        <w:rPr>
          <w:rFonts w:hint="cs"/>
          <w:cs/>
        </w:rPr>
        <w:t>ผู้</w:t>
      </w:r>
      <w:r w:rsidRPr="004B5F60">
        <w:rPr>
          <w:rFonts w:hint="cs"/>
          <w:cs/>
        </w:rPr>
        <w:t>ปฏิบัติงานสหกิจศึกษา</w:t>
      </w:r>
      <w:r>
        <w:rPr>
          <w:rFonts w:hint="cs"/>
          <w:cs/>
        </w:rPr>
        <w:t xml:space="preserve"> ได้มีการสรุปให้มีฟังก์ชันการทำงานหลัก ๆ ได้ดังนี้ การเข้าสู่ระบบ การยืม การคืน การชำระเงิน ส่วนของข้อมูลพื้นฐาน และนำออกรายงานตต่าง ๆ</w:t>
      </w:r>
    </w:p>
    <w:p w14:paraId="72A7F540" w14:textId="49384509" w:rsidR="00F151B1" w:rsidRDefault="00F151B1" w:rsidP="00337633">
      <w:pPr>
        <w:spacing w:before="0" w:after="160"/>
        <w:jc w:val="left"/>
        <w:rPr>
          <w:rFonts w:hint="cs"/>
          <w:cs/>
        </w:rPr>
      </w:pPr>
      <w:r>
        <w:rPr>
          <w:cs/>
        </w:rPr>
        <w:tab/>
      </w:r>
      <w:r>
        <w:rPr>
          <w:rFonts w:hint="cs"/>
          <w:cs/>
        </w:rPr>
        <w:t xml:space="preserve">ในบทนี้เป็นการอธิบายรายละเอียดเกี่ยวกับการออกแบบในการพัฒนาระบบจัดการห้องสมุดที่ผู้ปฏิบัติงานสหกิจศึกษาได้รับมอบหมาย </w:t>
      </w:r>
      <w:r w:rsidRPr="00F151B1">
        <w:rPr>
          <w:cs/>
        </w:rPr>
        <w:t>ซึ่งประกอบด้วย การศึกษา และวิเคราะห์งานตามม</w:t>
      </w:r>
      <w:r>
        <w:rPr>
          <w:rFonts w:hint="cs"/>
          <w:cs/>
        </w:rPr>
        <w:t>อ</w:t>
      </w:r>
      <w:r w:rsidRPr="00F151B1">
        <w:rPr>
          <w:cs/>
        </w:rPr>
        <w:t>ดูลที่ได้รับ มอบหมาย ปรับปรุงแก้ไขข้อมูลต่าง ๆ ให้ตรงตามความ ต้องการของ</w:t>
      </w:r>
      <w:r>
        <w:rPr>
          <w:rFonts w:hint="cs"/>
          <w:cs/>
        </w:rPr>
        <w:t>ผู้ใช้งาน</w:t>
      </w:r>
      <w:r w:rsidRPr="00F151B1">
        <w:rPr>
          <w:cs/>
        </w:rPr>
        <w:t xml:space="preserve"> และการออกแบบการทํางานต่าง ๆ ได้แก่ แผนภาพยูสเคส แผนภาพกิจกรรม แผนภาพลําดับการทํางาน และแผนภาพความสัมพันธ์ซึ่งจะกล่าวในลําดับต่อไ</w:t>
      </w:r>
      <w:r>
        <w:rPr>
          <w:rFonts w:hint="cs"/>
          <w:cs/>
        </w:rPr>
        <w:t>ป</w:t>
      </w:r>
    </w:p>
    <w:p w14:paraId="521E6E3D" w14:textId="725A78E8" w:rsidR="00F151B1" w:rsidRDefault="00F151B1" w:rsidP="00337633">
      <w:pPr>
        <w:spacing w:before="0" w:after="160"/>
        <w:jc w:val="left"/>
        <w:rPr>
          <w:b/>
          <w:bCs/>
          <w:sz w:val="36"/>
          <w:szCs w:val="36"/>
        </w:rPr>
      </w:pPr>
      <w:r w:rsidRPr="00F151B1">
        <w:rPr>
          <w:rFonts w:hint="cs"/>
          <w:b/>
          <w:bCs/>
          <w:sz w:val="36"/>
          <w:szCs w:val="36"/>
          <w:cs/>
        </w:rPr>
        <w:t>3.1</w:t>
      </w:r>
      <w:r>
        <w:rPr>
          <w:b/>
          <w:bCs/>
          <w:sz w:val="36"/>
          <w:szCs w:val="36"/>
          <w:cs/>
        </w:rPr>
        <w:tab/>
      </w:r>
      <w:r w:rsidRPr="00F151B1">
        <w:rPr>
          <w:b/>
          <w:bCs/>
          <w:sz w:val="36"/>
          <w:szCs w:val="36"/>
          <w:cs/>
        </w:rPr>
        <w:t>วิเคราะห์และออกแบบการท</w:t>
      </w:r>
      <w:r w:rsidRPr="00F151B1">
        <w:rPr>
          <w:rFonts w:hint="cs"/>
          <w:b/>
          <w:bCs/>
          <w:sz w:val="36"/>
          <w:szCs w:val="36"/>
          <w:cs/>
        </w:rPr>
        <w:t>ำ</w:t>
      </w:r>
      <w:r w:rsidRPr="00F151B1">
        <w:rPr>
          <w:b/>
          <w:bCs/>
          <w:sz w:val="36"/>
          <w:szCs w:val="36"/>
          <w:cs/>
        </w:rPr>
        <w:t>งานของระบบสารสนเทศ</w:t>
      </w:r>
    </w:p>
    <w:p w14:paraId="13DD3FDD" w14:textId="3C82B110" w:rsidR="00F151B1" w:rsidRPr="00F151B1" w:rsidRDefault="00F151B1" w:rsidP="00337633">
      <w:pPr>
        <w:spacing w:before="0" w:after="160"/>
        <w:jc w:val="left"/>
        <w:rPr>
          <w:rFonts w:hint="cs"/>
        </w:rPr>
      </w:pPr>
      <w:r w:rsidRPr="00F151B1">
        <w:rPr>
          <w:cs/>
        </w:rPr>
        <w:tab/>
      </w:r>
      <w:r w:rsidRPr="00F151B1">
        <w:rPr>
          <w:cs/>
        </w:rPr>
        <w:t>เพื่อให้ระบบที่ทํางานมีประสิทธิภาพในการทํางานสูงสุดผู้พัฒนาจําเป็นต้องทําการออกแบบ และ วิเคราะห์ระบบเพื่อสกัดความต้องการให้ออกมาอยู่ในรูปแบบที่เข้าใจได้ง่าย โดยสิ่งที่ทําให้ ผู้พัฒนา และผู้ที่ว่าจ้างสามารถเข้าใจไปในทิศทางเดียวกันได้นั้นจําเป็นต้องต้องมีรูปแบบที่สามารถ เข้าใจได้ง่ายในรูปแบบแผนภาพซึ่งแต่ละแผนภาพนั้นมีความแตกต่างกันไปในแต่ละหน้าที่ เช่น แผนภาพยูสเคสใช้เพื่อระบุการทํางานทั้งหมดที่ผู้ใช้งานต่าง ๆ สามารถกระทํากับระบบได้  แผนภาพคําอธิบายแผนภาพยูสเคส ใช้เพื่ออธิบายรายละเอียดต่าง ๆ ภายในแผนภาพยูสเคส โดย อธิบายถึงลักษณะการทํางาน และความสัมพันธ์ของแต่ละยูสเคส แผนภาพกิจกรรมเป็นการอธิบาย การทํางานอย่างละเอียดว่าผู้ใช้งานสามารถกระทําสิ่งใดกับระบบ และระบบสามารถแสดงผลอย่างไร กับผู้ใช้งานโดยทั้งหมดที่กล่าวมาจะแสดงในรูปแบบแผนภาพซึ่งสามารถเข้าใจได้ง่ายโดยแผนภาพ ทั้งหมดนั้นมีรายละเอียดดังต่อไปน</w:t>
      </w:r>
      <w:r>
        <w:rPr>
          <w:rFonts w:hint="cs"/>
          <w:cs/>
        </w:rPr>
        <w:t>ี้</w:t>
      </w:r>
    </w:p>
    <w:p w14:paraId="7F096EA6" w14:textId="5022353F" w:rsidR="00F151B1" w:rsidRPr="00F151B1" w:rsidRDefault="00F151B1" w:rsidP="00F151B1">
      <w:pPr>
        <w:spacing w:before="0" w:after="0"/>
        <w:jc w:val="left"/>
      </w:pPr>
      <w:r w:rsidRPr="00F151B1">
        <w:rPr>
          <w:cs/>
        </w:rPr>
        <w:tab/>
      </w:r>
      <w:r w:rsidRPr="00F151B1">
        <w:rPr>
          <w:rFonts w:hint="cs"/>
          <w:cs/>
        </w:rPr>
        <w:t>1</w:t>
      </w:r>
      <w:r w:rsidRPr="00F151B1">
        <w:t xml:space="preserve">) </w:t>
      </w:r>
      <w:r w:rsidRPr="00F151B1">
        <w:rPr>
          <w:cs/>
        </w:rPr>
        <w:t>รายละเอียดแผนภาพยูสเคส (</w:t>
      </w:r>
      <w:r w:rsidRPr="00F151B1">
        <w:t>Use Case Diagram)</w:t>
      </w:r>
    </w:p>
    <w:p w14:paraId="4B61A414" w14:textId="3CA2F1D1" w:rsidR="00F151B1" w:rsidRPr="00F151B1" w:rsidRDefault="00F151B1" w:rsidP="00F151B1">
      <w:pPr>
        <w:spacing w:before="0" w:after="0"/>
        <w:jc w:val="left"/>
      </w:pPr>
      <w:r w:rsidRPr="00F151B1">
        <w:rPr>
          <w:cs/>
        </w:rPr>
        <w:tab/>
      </w:r>
      <w:r w:rsidRPr="00F151B1">
        <w:rPr>
          <w:rFonts w:hint="cs"/>
          <w:cs/>
        </w:rPr>
        <w:t xml:space="preserve">2) </w:t>
      </w:r>
      <w:r w:rsidRPr="00F151B1">
        <w:rPr>
          <w:cs/>
        </w:rPr>
        <w:t>รายละเอียดค</w:t>
      </w:r>
      <w:r w:rsidRPr="00F151B1">
        <w:rPr>
          <w:rFonts w:hint="cs"/>
          <w:cs/>
        </w:rPr>
        <w:t>ำ</w:t>
      </w:r>
      <w:r w:rsidRPr="00F151B1">
        <w:rPr>
          <w:cs/>
        </w:rPr>
        <w:t>อธิบายแผนภาพยูสเคส (</w:t>
      </w:r>
      <w:r w:rsidRPr="00F151B1">
        <w:t>Use Case Description)</w:t>
      </w:r>
    </w:p>
    <w:p w14:paraId="3CAED682" w14:textId="11FBA5E2" w:rsidR="00F151B1" w:rsidRPr="00F151B1" w:rsidRDefault="00F151B1" w:rsidP="00F151B1">
      <w:pPr>
        <w:spacing w:before="0" w:after="0"/>
        <w:jc w:val="left"/>
      </w:pPr>
      <w:r w:rsidRPr="00F151B1">
        <w:rPr>
          <w:cs/>
        </w:rPr>
        <w:tab/>
      </w:r>
      <w:r w:rsidRPr="00F151B1">
        <w:rPr>
          <w:rFonts w:hint="cs"/>
          <w:cs/>
        </w:rPr>
        <w:t xml:space="preserve">3) </w:t>
      </w:r>
      <w:r w:rsidRPr="00F151B1">
        <w:rPr>
          <w:cs/>
        </w:rPr>
        <w:t>รายละเอียดแผนภาพกิจกรรม (</w:t>
      </w:r>
      <w:r w:rsidRPr="00F151B1">
        <w:t>Activity Diagram)</w:t>
      </w:r>
    </w:p>
    <w:p w14:paraId="003FEEF1" w14:textId="2EF3DA96" w:rsidR="00F151B1" w:rsidRPr="00F151B1" w:rsidRDefault="00F151B1" w:rsidP="00337633">
      <w:pPr>
        <w:spacing w:before="0" w:after="160"/>
        <w:jc w:val="left"/>
        <w:rPr>
          <w:rFonts w:hint="cs"/>
          <w:cs/>
        </w:rPr>
      </w:pPr>
      <w:r w:rsidRPr="00F151B1">
        <w:rPr>
          <w:cs/>
        </w:rPr>
        <w:tab/>
      </w:r>
      <w:r w:rsidRPr="00F151B1">
        <w:rPr>
          <w:rFonts w:hint="cs"/>
          <w:cs/>
        </w:rPr>
        <w:t xml:space="preserve">4) </w:t>
      </w:r>
      <w:r w:rsidRPr="00F151B1">
        <w:rPr>
          <w:rFonts w:hint="cs"/>
          <w:cs/>
        </w:rPr>
        <w:t xml:space="preserve">รายละเอียดแผนภาพความสัมพันธ์ของข้อมูล </w:t>
      </w:r>
      <w:r w:rsidRPr="00F151B1">
        <w:t>(Entity Relationship Diagram)</w:t>
      </w:r>
    </w:p>
    <w:p w14:paraId="5B0B4A37" w14:textId="7CCF78DE" w:rsidR="00F151B1" w:rsidRDefault="00F151B1" w:rsidP="00337633">
      <w:pPr>
        <w:spacing w:before="0" w:after="160"/>
        <w:jc w:val="left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lastRenderedPageBreak/>
        <w:t>3.1.1</w:t>
      </w:r>
      <w:r>
        <w:rPr>
          <w:b/>
          <w:bCs/>
          <w:sz w:val="36"/>
          <w:szCs w:val="36"/>
          <w:cs/>
        </w:rPr>
        <w:tab/>
      </w:r>
      <w:r w:rsidRPr="00F151B1">
        <w:rPr>
          <w:b/>
          <w:bCs/>
          <w:sz w:val="36"/>
          <w:szCs w:val="36"/>
          <w:cs/>
        </w:rPr>
        <w:t>รายละเอียดแผนภาพยูสเคส (</w:t>
      </w:r>
      <w:r w:rsidRPr="00F151B1">
        <w:rPr>
          <w:b/>
          <w:bCs/>
          <w:sz w:val="36"/>
          <w:szCs w:val="36"/>
        </w:rPr>
        <w:t>Use Case Diagram)</w:t>
      </w:r>
    </w:p>
    <w:p w14:paraId="3E5CD67B" w14:textId="2324E2B3" w:rsidR="00F151B1" w:rsidRDefault="00F151B1" w:rsidP="00337633">
      <w:pPr>
        <w:spacing w:before="0" w:after="160"/>
        <w:jc w:val="left"/>
      </w:pPr>
      <w:r w:rsidRPr="00F151B1">
        <w:rPr>
          <w:cs/>
        </w:rPr>
        <w:tab/>
      </w:r>
      <w:r w:rsidRPr="00F151B1">
        <w:rPr>
          <w:cs/>
        </w:rPr>
        <w:t>แผนภาพที่แสดงหน้าที่ที่ระบบจะต้องกระทํา (</w:t>
      </w:r>
      <w:r w:rsidRPr="00F151B1">
        <w:t xml:space="preserve">Functionality) </w:t>
      </w:r>
      <w:r w:rsidRPr="00F151B1">
        <w:rPr>
          <w:cs/>
        </w:rPr>
        <w:t>ทั้งหมดซึ่งในส่วนของ เกมจิ๊กซอว์นั้นมีการกระทําหลัง ๆ ที่ผู้เล่นทั้งหมด 4 การทํางานได้แก่ เปิดจิ๊กซอว์ เลือกคําตอบ  ดูคะแนนสะสมดูคะแนนต่อรอบ ดังที่แสดงใน ภาพที่ 3-1</w:t>
      </w:r>
    </w:p>
    <w:p w14:paraId="5919BFBF" w14:textId="08AB41D9" w:rsidR="00F151B1" w:rsidRDefault="00F151B1" w:rsidP="00337633">
      <w:pPr>
        <w:spacing w:before="0" w:after="160"/>
        <w:jc w:val="left"/>
        <w:rPr>
          <w:rFonts w:hint="cs"/>
        </w:rPr>
      </w:pPr>
      <w:r>
        <w:rPr>
          <w:cs/>
        </w:rPr>
        <w:tab/>
      </w:r>
      <w:r>
        <w:rPr>
          <w:noProof/>
          <w:cs/>
        </w:rPr>
        <w:drawing>
          <wp:inline distT="0" distB="0" distL="0" distR="0" wp14:anchorId="7335446A" wp14:editId="7EEDED08">
            <wp:extent cx="5638800" cy="6343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07238" w14:textId="77777777" w:rsidR="00F151B1" w:rsidRPr="00F151B1" w:rsidRDefault="00F151B1" w:rsidP="00F151B1">
      <w:pPr>
        <w:spacing w:before="0" w:after="160"/>
        <w:jc w:val="center"/>
        <w:rPr>
          <w:rFonts w:hint="cs"/>
        </w:rPr>
      </w:pPr>
    </w:p>
    <w:p w14:paraId="54C1DBB9" w14:textId="00AAA723" w:rsidR="00F151B1" w:rsidRDefault="00F151B1" w:rsidP="00337633">
      <w:pPr>
        <w:spacing w:before="0" w:after="160"/>
        <w:jc w:val="left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lastRenderedPageBreak/>
        <w:t>3.1.2</w:t>
      </w:r>
      <w:r>
        <w:rPr>
          <w:b/>
          <w:bCs/>
          <w:sz w:val="36"/>
          <w:szCs w:val="36"/>
          <w:cs/>
        </w:rPr>
        <w:tab/>
      </w:r>
      <w:r w:rsidRPr="00F151B1">
        <w:rPr>
          <w:b/>
          <w:bCs/>
          <w:sz w:val="36"/>
          <w:szCs w:val="36"/>
          <w:cs/>
        </w:rPr>
        <w:t>รายละเอียดค</w:t>
      </w:r>
      <w:r>
        <w:rPr>
          <w:rFonts w:hint="cs"/>
          <w:b/>
          <w:bCs/>
          <w:sz w:val="36"/>
          <w:szCs w:val="36"/>
          <w:cs/>
        </w:rPr>
        <w:t>ำ</w:t>
      </w:r>
      <w:r w:rsidRPr="00F151B1">
        <w:rPr>
          <w:b/>
          <w:bCs/>
          <w:sz w:val="36"/>
          <w:szCs w:val="36"/>
          <w:cs/>
        </w:rPr>
        <w:t>อธิบายแผนภาพยูสเคส (</w:t>
      </w:r>
      <w:r w:rsidRPr="00F151B1">
        <w:rPr>
          <w:b/>
          <w:bCs/>
          <w:sz w:val="36"/>
          <w:szCs w:val="36"/>
        </w:rPr>
        <w:t>Use Case Description)</w:t>
      </w:r>
    </w:p>
    <w:p w14:paraId="2DDAA68F" w14:textId="5F989EE4" w:rsidR="00F151B1" w:rsidRDefault="00F151B1" w:rsidP="00337633">
      <w:pPr>
        <w:spacing w:before="0" w:after="160"/>
        <w:jc w:val="left"/>
      </w:pPr>
      <w:r w:rsidRPr="00F151B1">
        <w:rPr>
          <w:cs/>
        </w:rPr>
        <w:tab/>
      </w:r>
      <w:r w:rsidRPr="00F151B1">
        <w:rPr>
          <w:cs/>
        </w:rPr>
        <w:t>คําอธิบายแผนภาพยูสเคสเป็นการนําแผนภาพยูสเคสมาอธิบายถึงรายละเอียดของแต่ละ ยูสเคสเพื่อให้เห็นถึงรายละเอียดของการทํางานต่าง ๆ และความสัมพันธ์ระหว่างยูสเคสโดยแต่ละ ยูสเคสนั้นมีความสัมพันธ์กัน หรือไม่มีความสัมพันธ์กันก็สามารถเกิดขึ้นได้ทั้งหมด และคําอธิบาย แผนภาพยูสเคสนั้นรวมไปถึงขั้นตอนการทํางานของแต่ละยูสเคส และระดับความสําคัญของยูสเคส</w:t>
      </w:r>
    </w:p>
    <w:p w14:paraId="7D14784D" w14:textId="78E8272A" w:rsidR="00F151B1" w:rsidRDefault="00F151B1" w:rsidP="00337633">
      <w:pPr>
        <w:spacing w:before="0" w:after="160"/>
        <w:jc w:val="left"/>
      </w:pPr>
      <w:r>
        <w:rPr>
          <w:cs/>
        </w:rPr>
        <w:tab/>
      </w:r>
      <w:r w:rsidRPr="00F151B1">
        <w:rPr>
          <w:cs/>
        </w:rPr>
        <w:t xml:space="preserve">จากแผนภาพยูสเคสจะเริ่มจากยูสเคสการเปิดจิ๊กซอว์ โดยการเปิดจิ๊กซอว์นั้นผู้ใช้สามารถทํา การเปิดจิ๊กซอว์ได้โดยมีรายละเอียดในการเปิดจิ๊กซอว์ดังแสดงในตารางที่ 3-1 ซึ่งเป็นคําอธิบายภาพ </w:t>
      </w:r>
      <w:r w:rsidRPr="00F151B1">
        <w:t xml:space="preserve">Use Case </w:t>
      </w:r>
      <w:r w:rsidRPr="00F151B1">
        <w:rPr>
          <w:cs/>
        </w:rPr>
        <w:t xml:space="preserve">ของ </w:t>
      </w:r>
      <w:r w:rsidRPr="00F151B1">
        <w:t>UC</w:t>
      </w:r>
      <w:r w:rsidRPr="00F151B1">
        <w:rPr>
          <w:cs/>
        </w:rPr>
        <w:t>1 ในส่วนนี้ถือได้ว่ามีความสําคัญสูงเนื่องจากเป็นส่วนที่ควบคุมการเปิดแผ่น ป้ายจิ๊กซอว์หากขาดไปผู้ใช้ไม่สามารถเล่นได้</w:t>
      </w: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097CF564" w14:textId="77777777" w:rsidTr="00FE0AB1">
        <w:tc>
          <w:tcPr>
            <w:tcW w:w="5813" w:type="dxa"/>
            <w:gridSpan w:val="2"/>
          </w:tcPr>
          <w:p w14:paraId="2420A691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เข้าสู่ระบบ</w:t>
            </w:r>
          </w:p>
        </w:tc>
        <w:tc>
          <w:tcPr>
            <w:tcW w:w="1842" w:type="dxa"/>
          </w:tcPr>
          <w:p w14:paraId="13A2C106" w14:textId="77777777" w:rsidR="00F151B1" w:rsidRPr="00AD1F05" w:rsidRDefault="00F151B1" w:rsidP="00FE0AB1">
            <w:pPr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65D3CD6F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F151B1">
              <w:rPr>
                <w:rFonts w:hint="cs"/>
                <w:cs/>
              </w:rPr>
              <w:t>สูง</w:t>
            </w:r>
          </w:p>
        </w:tc>
      </w:tr>
      <w:tr w:rsidR="00F151B1" w:rsidRPr="003952A3" w14:paraId="38A9C608" w14:textId="77777777" w:rsidTr="00FE0AB1">
        <w:tc>
          <w:tcPr>
            <w:tcW w:w="5813" w:type="dxa"/>
            <w:gridSpan w:val="2"/>
          </w:tcPr>
          <w:p w14:paraId="19DEBD8B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 และผู้ใช้งานทั่วไป</w:t>
            </w:r>
          </w:p>
        </w:tc>
        <w:tc>
          <w:tcPr>
            <w:tcW w:w="3827" w:type="dxa"/>
            <w:gridSpan w:val="2"/>
          </w:tcPr>
          <w:p w14:paraId="111A4A87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 w:rsidRPr="00F151B1">
              <w:rPr>
                <w:rFonts w:hint="cs"/>
                <w:cs/>
              </w:rPr>
              <w:t>ปานกลาง</w:t>
            </w:r>
          </w:p>
        </w:tc>
      </w:tr>
      <w:tr w:rsidR="00F151B1" w:rsidRPr="003952A3" w14:paraId="0FD48D9C" w14:textId="77777777" w:rsidTr="00FE0AB1">
        <w:tc>
          <w:tcPr>
            <w:tcW w:w="9640" w:type="dxa"/>
            <w:gridSpan w:val="4"/>
          </w:tcPr>
          <w:p w14:paraId="641EE218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6107469E" w14:textId="77777777" w:rsidTr="00FE0AB1">
        <w:tc>
          <w:tcPr>
            <w:tcW w:w="9640" w:type="dxa"/>
            <w:gridSpan w:val="4"/>
          </w:tcPr>
          <w:p w14:paraId="684959CF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เป็นยูสเคสที่ใช้งานสำหรับการเข้าสู่ระบบจัดการห้องสมุด</w:t>
            </w:r>
          </w:p>
        </w:tc>
      </w:tr>
      <w:tr w:rsidR="00F151B1" w:rsidRPr="003952A3" w14:paraId="6A24C227" w14:textId="77777777" w:rsidTr="00FE0AB1">
        <w:tc>
          <w:tcPr>
            <w:tcW w:w="9640" w:type="dxa"/>
            <w:gridSpan w:val="4"/>
          </w:tcPr>
          <w:p w14:paraId="6F2D153B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เมื่อต้องการใช้งานการเข้าสู่ระบบ เพื่อใช้งานในส่วนของฟังก์ชันเมนูที่มากขึ้น</w:t>
            </w:r>
          </w:p>
          <w:p w14:paraId="2F945F9C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68065765" w14:textId="77777777" w:rsidTr="00FE0AB1">
        <w:tc>
          <w:tcPr>
            <w:tcW w:w="9640" w:type="dxa"/>
            <w:gridSpan w:val="4"/>
          </w:tcPr>
          <w:p w14:paraId="1F39543F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7561B4F3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4067B3BB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6566E4AC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375F8F39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047DB0EF" w14:textId="77777777" w:rsidTr="00FE0AB1">
        <w:tc>
          <w:tcPr>
            <w:tcW w:w="2552" w:type="dxa"/>
          </w:tcPr>
          <w:p w14:paraId="5653A7CA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6258D203" w14:textId="77777777" w:rsidR="00F151B1" w:rsidRPr="003952A3" w:rsidRDefault="00F151B1" w:rsidP="00FE0AB1">
            <w:r>
              <w:rPr>
                <w:rFonts w:hint="cs"/>
                <w:cs/>
              </w:rPr>
              <w:t>ต้องมีการเลือกเมนูเข้าสู่ระบบ</w:t>
            </w:r>
          </w:p>
        </w:tc>
      </w:tr>
      <w:tr w:rsidR="00F151B1" w:rsidRPr="003952A3" w14:paraId="1125D49D" w14:textId="77777777" w:rsidTr="00FE0AB1">
        <w:tc>
          <w:tcPr>
            <w:tcW w:w="2552" w:type="dxa"/>
          </w:tcPr>
          <w:p w14:paraId="64F96D41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4FE14BCD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เข้าสู่ระบบ และทำการแสดงหน้าจอหลักของระบบ</w:t>
            </w:r>
          </w:p>
        </w:tc>
      </w:tr>
      <w:tr w:rsidR="00F151B1" w:rsidRPr="003952A3" w14:paraId="4D13451E" w14:textId="77777777" w:rsidTr="00FE0AB1">
        <w:tc>
          <w:tcPr>
            <w:tcW w:w="2552" w:type="dxa"/>
          </w:tcPr>
          <w:p w14:paraId="735A360B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lastRenderedPageBreak/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66D827E0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0D7E9B2A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70EB0786" w14:textId="77777777" w:rsidTr="00FE0AB1">
        <w:tc>
          <w:tcPr>
            <w:tcW w:w="2552" w:type="dxa"/>
          </w:tcPr>
          <w:p w14:paraId="774F65D7" w14:textId="77777777" w:rsidR="00F151B1" w:rsidRPr="003952A3" w:rsidRDefault="00F151B1" w:rsidP="00FE0AB1"/>
        </w:tc>
        <w:tc>
          <w:tcPr>
            <w:tcW w:w="3261" w:type="dxa"/>
          </w:tcPr>
          <w:p w14:paraId="3C02D00F" w14:textId="77777777" w:rsidR="00F151B1" w:rsidRDefault="00F151B1" w:rsidP="00FE0AB1">
            <w:r w:rsidRPr="00286180">
              <w:rPr>
                <w:rFonts w:hint="cs"/>
                <w:cs/>
              </w:rPr>
              <w:t>1.</w:t>
            </w:r>
            <w:r>
              <w:rPr>
                <w:cs/>
              </w:rPr>
              <w:t xml:space="preserve"> </w:t>
            </w:r>
            <w:r>
              <w:rPr>
                <w:rFonts w:hint="cs"/>
                <w:cs/>
              </w:rPr>
              <w:t xml:space="preserve">เลือกเมนู </w:t>
            </w:r>
            <w:r>
              <w:t>“SING IN”</w:t>
            </w:r>
          </w:p>
          <w:p w14:paraId="52F4991A" w14:textId="77777777" w:rsidR="00F151B1" w:rsidRDefault="00F151B1" w:rsidP="00FE0AB1"/>
          <w:p w14:paraId="0CA2697E" w14:textId="77777777" w:rsidR="00F151B1" w:rsidRDefault="00F151B1" w:rsidP="00FE0AB1"/>
          <w:p w14:paraId="4DB5C197" w14:textId="77777777" w:rsidR="00F151B1" w:rsidRPr="00286180" w:rsidRDefault="00F151B1" w:rsidP="00F151B1">
            <w:pPr>
              <w:jc w:val="left"/>
              <w:rPr>
                <w:cs/>
              </w:rPr>
            </w:pPr>
            <w:r>
              <w:t xml:space="preserve">3. </w:t>
            </w:r>
            <w:r>
              <w:rPr>
                <w:rFonts w:hint="cs"/>
                <w:cs/>
              </w:rPr>
              <w:t xml:space="preserve">กรอก </w:t>
            </w:r>
            <w:r>
              <w:t xml:space="preserve">Username </w:t>
            </w:r>
            <w:r>
              <w:rPr>
                <w:rFonts w:hint="cs"/>
                <w:cs/>
              </w:rPr>
              <w:t xml:space="preserve">และ </w:t>
            </w:r>
            <w:r>
              <w:t>Password</w:t>
            </w:r>
            <w:r>
              <w:rPr>
                <w:rFonts w:hint="cs"/>
                <w:cs/>
              </w:rPr>
              <w:t xml:space="preserve"> </w:t>
            </w:r>
          </w:p>
        </w:tc>
        <w:tc>
          <w:tcPr>
            <w:tcW w:w="3827" w:type="dxa"/>
            <w:gridSpan w:val="2"/>
          </w:tcPr>
          <w:p w14:paraId="50D0AE3F" w14:textId="77777777" w:rsidR="00F151B1" w:rsidRDefault="00F151B1" w:rsidP="00FE0AB1"/>
          <w:p w14:paraId="70B99268" w14:textId="77777777" w:rsidR="00F151B1" w:rsidRDefault="00F151B1" w:rsidP="00F151B1">
            <w:pPr>
              <w:jc w:val="left"/>
            </w:pPr>
            <w:r>
              <w:t xml:space="preserve">2. </w:t>
            </w:r>
            <w:r>
              <w:rPr>
                <w:rFonts w:hint="cs"/>
                <w:cs/>
              </w:rPr>
              <w:t xml:space="preserve">แสดงหน้าให้ใส่ </w:t>
            </w:r>
            <w:r>
              <w:t xml:space="preserve">Username </w:t>
            </w:r>
            <w:r>
              <w:rPr>
                <w:rFonts w:hint="cs"/>
                <w:cs/>
              </w:rPr>
              <w:t xml:space="preserve">และ </w:t>
            </w:r>
            <w:r>
              <w:t>Password</w:t>
            </w:r>
          </w:p>
          <w:p w14:paraId="1A3292B9" w14:textId="77777777" w:rsidR="00F151B1" w:rsidRDefault="00F151B1" w:rsidP="00FE0AB1"/>
          <w:p w14:paraId="21338F43" w14:textId="77777777" w:rsidR="00F151B1" w:rsidRDefault="00F151B1" w:rsidP="00FE0AB1"/>
          <w:p w14:paraId="520BBED4" w14:textId="77777777" w:rsidR="00F151B1" w:rsidRDefault="00F151B1" w:rsidP="00FE0AB1">
            <w:r>
              <w:rPr>
                <w:rFonts w:hint="cs"/>
                <w:cs/>
              </w:rPr>
              <w:t xml:space="preserve">4. เช็คข้อมูล </w:t>
            </w:r>
            <w:r>
              <w:t>User account</w:t>
            </w:r>
          </w:p>
          <w:p w14:paraId="27A49B6A" w14:textId="77777777" w:rsidR="00F151B1" w:rsidRPr="00286180" w:rsidRDefault="00F151B1" w:rsidP="00FE0AB1">
            <w:pPr>
              <w:rPr>
                <w:cs/>
              </w:rPr>
            </w:pPr>
            <w:r>
              <w:t xml:space="preserve">5. </w:t>
            </w:r>
            <w:r>
              <w:rPr>
                <w:rFonts w:hint="cs"/>
                <w:cs/>
              </w:rPr>
              <w:t>ทำการเข้าสู่ระบบ</w:t>
            </w:r>
          </w:p>
        </w:tc>
      </w:tr>
      <w:tr w:rsidR="00F151B1" w:rsidRPr="003952A3" w14:paraId="09CBE1DF" w14:textId="77777777" w:rsidTr="00FE0AB1">
        <w:tc>
          <w:tcPr>
            <w:tcW w:w="2552" w:type="dxa"/>
          </w:tcPr>
          <w:p w14:paraId="038C8D9A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42211267" w14:textId="77777777" w:rsidR="00F151B1" w:rsidRPr="003952A3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3. กรอก </w:t>
            </w:r>
            <w:r>
              <w:t xml:space="preserve">Username </w:t>
            </w:r>
            <w:r>
              <w:rPr>
                <w:rFonts w:hint="cs"/>
                <w:cs/>
              </w:rPr>
              <w:t xml:space="preserve">หรือ </w:t>
            </w:r>
            <w:r>
              <w:t xml:space="preserve">Password </w:t>
            </w:r>
            <w:r>
              <w:rPr>
                <w:rFonts w:hint="cs"/>
                <w:cs/>
              </w:rPr>
              <w:t>ผิด ซึ่งจะไม่สามารถเข้าสู่ระบบได้</w:t>
            </w:r>
          </w:p>
        </w:tc>
      </w:tr>
    </w:tbl>
    <w:p w14:paraId="7D337D5A" w14:textId="01A45EB3" w:rsidR="00F151B1" w:rsidRDefault="00F151B1" w:rsidP="00337633">
      <w:pPr>
        <w:spacing w:before="0" w:after="160"/>
        <w:jc w:val="left"/>
      </w:pP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34277D79" w14:textId="77777777" w:rsidTr="00FE0AB1">
        <w:tc>
          <w:tcPr>
            <w:tcW w:w="5813" w:type="dxa"/>
            <w:gridSpan w:val="2"/>
          </w:tcPr>
          <w:p w14:paraId="1D2C9305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ออกจากระบบ</w:t>
            </w:r>
          </w:p>
        </w:tc>
        <w:tc>
          <w:tcPr>
            <w:tcW w:w="1842" w:type="dxa"/>
          </w:tcPr>
          <w:p w14:paraId="5210E98A" w14:textId="77777777" w:rsidR="00F151B1" w:rsidRPr="00AD1F05" w:rsidRDefault="00F151B1" w:rsidP="00FE0AB1">
            <w:pPr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6DDC3699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b/>
                <w:bCs/>
                <w:cs/>
              </w:rPr>
              <w:t>สูง</w:t>
            </w:r>
          </w:p>
        </w:tc>
      </w:tr>
      <w:tr w:rsidR="00F151B1" w:rsidRPr="003952A3" w14:paraId="6CE327CC" w14:textId="77777777" w:rsidTr="00FE0AB1">
        <w:tc>
          <w:tcPr>
            <w:tcW w:w="5813" w:type="dxa"/>
            <w:gridSpan w:val="2"/>
          </w:tcPr>
          <w:p w14:paraId="6A056864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 และผู้ใช้งานทั่วไป</w:t>
            </w:r>
          </w:p>
        </w:tc>
        <w:tc>
          <w:tcPr>
            <w:tcW w:w="3827" w:type="dxa"/>
            <w:gridSpan w:val="2"/>
          </w:tcPr>
          <w:p w14:paraId="6C82B192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b/>
                <w:bCs/>
                <w:cs/>
              </w:rPr>
              <w:t>น้อย</w:t>
            </w:r>
          </w:p>
        </w:tc>
      </w:tr>
      <w:tr w:rsidR="00F151B1" w:rsidRPr="003952A3" w14:paraId="37F4EEE7" w14:textId="77777777" w:rsidTr="00FE0AB1">
        <w:tc>
          <w:tcPr>
            <w:tcW w:w="9640" w:type="dxa"/>
            <w:gridSpan w:val="4"/>
          </w:tcPr>
          <w:p w14:paraId="617A9D64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5BB261AC" w14:textId="77777777" w:rsidTr="00FE0AB1">
        <w:tc>
          <w:tcPr>
            <w:tcW w:w="9640" w:type="dxa"/>
            <w:gridSpan w:val="4"/>
          </w:tcPr>
          <w:p w14:paraId="4A7DEB22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เป็นยูสเคสที่ใช้งานสำหรับการ</w:t>
            </w:r>
            <w:r>
              <w:rPr>
                <w:rFonts w:hint="cs"/>
                <w:cs/>
              </w:rPr>
              <w:t>ออกจากระบบ</w:t>
            </w:r>
            <w:r w:rsidRPr="004E03F9">
              <w:rPr>
                <w:rFonts w:hint="cs"/>
                <w:cs/>
              </w:rPr>
              <w:t>จัดการห้องสมุด</w:t>
            </w:r>
          </w:p>
        </w:tc>
      </w:tr>
      <w:tr w:rsidR="00F151B1" w:rsidRPr="003952A3" w14:paraId="7D0F062A" w14:textId="77777777" w:rsidTr="00FE0AB1">
        <w:tc>
          <w:tcPr>
            <w:tcW w:w="9640" w:type="dxa"/>
            <w:gridSpan w:val="4"/>
          </w:tcPr>
          <w:p w14:paraId="6559FA05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เมื่อต้องการใช้งานการ</w:t>
            </w:r>
            <w:r>
              <w:rPr>
                <w:rFonts w:hint="cs"/>
                <w:cs/>
              </w:rPr>
              <w:t>ออกจากระบบ</w:t>
            </w:r>
          </w:p>
          <w:p w14:paraId="47D9794B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76C4B890" w14:textId="77777777" w:rsidTr="00FE0AB1">
        <w:tc>
          <w:tcPr>
            <w:tcW w:w="9640" w:type="dxa"/>
            <w:gridSpan w:val="4"/>
          </w:tcPr>
          <w:p w14:paraId="446C63E1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0D409ADD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0281C7E3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47DDFA66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29DBF7F8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57D8ECFA" w14:textId="77777777" w:rsidTr="00FE0AB1">
        <w:tc>
          <w:tcPr>
            <w:tcW w:w="2552" w:type="dxa"/>
          </w:tcPr>
          <w:p w14:paraId="73E9537C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5934C0E5" w14:textId="77777777" w:rsidR="00F151B1" w:rsidRPr="003952A3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ต้องมีการเข้าสู่ระบบจัดการห้องสมุด</w:t>
            </w:r>
          </w:p>
        </w:tc>
      </w:tr>
      <w:tr w:rsidR="00F151B1" w:rsidRPr="003952A3" w14:paraId="72603807" w14:textId="77777777" w:rsidTr="00FE0AB1">
        <w:tc>
          <w:tcPr>
            <w:tcW w:w="2552" w:type="dxa"/>
          </w:tcPr>
          <w:p w14:paraId="38082037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lastRenderedPageBreak/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2AC8BF50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ออกจากระบบ และทำการแสดงหน้าจอหลักของระบบ</w:t>
            </w:r>
          </w:p>
        </w:tc>
      </w:tr>
      <w:tr w:rsidR="00F151B1" w:rsidRPr="003952A3" w14:paraId="5923C6D3" w14:textId="77777777" w:rsidTr="00FE0AB1">
        <w:tc>
          <w:tcPr>
            <w:tcW w:w="2552" w:type="dxa"/>
          </w:tcPr>
          <w:p w14:paraId="705247D2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1F9A370E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7A3EDFFC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1F446815" w14:textId="77777777" w:rsidTr="00FE0AB1">
        <w:tc>
          <w:tcPr>
            <w:tcW w:w="2552" w:type="dxa"/>
          </w:tcPr>
          <w:p w14:paraId="4C8F654B" w14:textId="77777777" w:rsidR="00F151B1" w:rsidRPr="003952A3" w:rsidRDefault="00F151B1" w:rsidP="00FE0AB1"/>
        </w:tc>
        <w:tc>
          <w:tcPr>
            <w:tcW w:w="3261" w:type="dxa"/>
          </w:tcPr>
          <w:p w14:paraId="342DC384" w14:textId="77777777" w:rsidR="00F151B1" w:rsidRDefault="00F151B1" w:rsidP="00FE0AB1">
            <w:r w:rsidRPr="00286180">
              <w:rPr>
                <w:rFonts w:hint="cs"/>
                <w:cs/>
              </w:rPr>
              <w:t>1.</w:t>
            </w:r>
            <w:r>
              <w:rPr>
                <w:cs/>
              </w:rPr>
              <w:t xml:space="preserve"> </w:t>
            </w:r>
            <w:r>
              <w:rPr>
                <w:rFonts w:hint="cs"/>
                <w:cs/>
              </w:rPr>
              <w:t xml:space="preserve">เลือกเมนู </w:t>
            </w:r>
            <w:r>
              <w:t>“LOGOUT”</w:t>
            </w:r>
          </w:p>
          <w:p w14:paraId="5AB26D8D" w14:textId="77777777" w:rsidR="00F151B1" w:rsidRPr="00286180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 </w:t>
            </w:r>
          </w:p>
        </w:tc>
        <w:tc>
          <w:tcPr>
            <w:tcW w:w="3827" w:type="dxa"/>
            <w:gridSpan w:val="2"/>
          </w:tcPr>
          <w:p w14:paraId="0A21A8D2" w14:textId="77777777" w:rsidR="00F151B1" w:rsidRDefault="00F151B1" w:rsidP="00FE0AB1"/>
          <w:p w14:paraId="485637A9" w14:textId="77777777" w:rsidR="00F151B1" w:rsidRDefault="00F151B1" w:rsidP="00FE0AB1">
            <w:r>
              <w:t xml:space="preserve">2. </w:t>
            </w:r>
            <w:r>
              <w:rPr>
                <w:rFonts w:hint="cs"/>
                <w:cs/>
              </w:rPr>
              <w:t>ทำการออกจากระบบ</w:t>
            </w:r>
          </w:p>
          <w:p w14:paraId="2EA23127" w14:textId="77777777" w:rsidR="00F151B1" w:rsidRPr="00286180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3. แสดงหน้าจอทำงานหลัก</w:t>
            </w:r>
          </w:p>
        </w:tc>
      </w:tr>
      <w:tr w:rsidR="00F151B1" w:rsidRPr="003952A3" w14:paraId="4B2B6898" w14:textId="77777777" w:rsidTr="00FE0AB1">
        <w:tc>
          <w:tcPr>
            <w:tcW w:w="2552" w:type="dxa"/>
          </w:tcPr>
          <w:p w14:paraId="1E59A8F9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70B42CE6" w14:textId="77777777" w:rsidR="00F151B1" w:rsidRPr="003952A3" w:rsidRDefault="00F151B1" w:rsidP="00FE0AB1">
            <w:pPr>
              <w:rPr>
                <w:cs/>
              </w:rPr>
            </w:pPr>
            <w:r>
              <w:t>-</w:t>
            </w:r>
          </w:p>
        </w:tc>
      </w:tr>
    </w:tbl>
    <w:p w14:paraId="19D1B57F" w14:textId="31E25D5A" w:rsidR="00F151B1" w:rsidRDefault="00F151B1" w:rsidP="00337633">
      <w:pPr>
        <w:spacing w:before="0" w:after="160"/>
        <w:jc w:val="left"/>
      </w:pP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3F693BEA" w14:textId="77777777" w:rsidTr="00FE0AB1">
        <w:tc>
          <w:tcPr>
            <w:tcW w:w="5813" w:type="dxa"/>
            <w:gridSpan w:val="2"/>
          </w:tcPr>
          <w:p w14:paraId="7FADD5C1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ดูรายการหนังสือ</w:t>
            </w:r>
          </w:p>
        </w:tc>
        <w:tc>
          <w:tcPr>
            <w:tcW w:w="1842" w:type="dxa"/>
          </w:tcPr>
          <w:p w14:paraId="4AEE3A82" w14:textId="77777777" w:rsidR="00F151B1" w:rsidRPr="00AD1F05" w:rsidRDefault="00F151B1" w:rsidP="00FE0AB1">
            <w:pPr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30476E8F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5E8B6B7A" w14:textId="77777777" w:rsidTr="00FE0AB1">
        <w:tc>
          <w:tcPr>
            <w:tcW w:w="5813" w:type="dxa"/>
            <w:gridSpan w:val="2"/>
          </w:tcPr>
          <w:p w14:paraId="432C634A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 และผู้ใช้งานทั่วไป</w:t>
            </w:r>
          </w:p>
        </w:tc>
        <w:tc>
          <w:tcPr>
            <w:tcW w:w="3827" w:type="dxa"/>
            <w:gridSpan w:val="2"/>
          </w:tcPr>
          <w:p w14:paraId="18E9DB36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น้อย</w:t>
            </w:r>
          </w:p>
        </w:tc>
      </w:tr>
      <w:tr w:rsidR="00F151B1" w:rsidRPr="003952A3" w14:paraId="1279F85B" w14:textId="77777777" w:rsidTr="00FE0AB1">
        <w:tc>
          <w:tcPr>
            <w:tcW w:w="9640" w:type="dxa"/>
            <w:gridSpan w:val="4"/>
          </w:tcPr>
          <w:p w14:paraId="25A6FE64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721BB1E5" w14:textId="77777777" w:rsidTr="00FE0AB1">
        <w:tc>
          <w:tcPr>
            <w:tcW w:w="9640" w:type="dxa"/>
            <w:gridSpan w:val="4"/>
          </w:tcPr>
          <w:p w14:paraId="6C396D1C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เป็นยูสเคสที่ใช้งานสำหรับการ</w:t>
            </w:r>
            <w:r>
              <w:rPr>
                <w:rFonts w:hint="cs"/>
                <w:cs/>
              </w:rPr>
              <w:t>ดู และค้นหารายการหนังสือภายในห้องสมุด</w:t>
            </w:r>
          </w:p>
        </w:tc>
      </w:tr>
      <w:tr w:rsidR="00F151B1" w:rsidRPr="003952A3" w14:paraId="74A9F94B" w14:textId="77777777" w:rsidTr="00FE0AB1">
        <w:tc>
          <w:tcPr>
            <w:tcW w:w="9640" w:type="dxa"/>
            <w:gridSpan w:val="4"/>
          </w:tcPr>
          <w:p w14:paraId="2B849F98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รดู และสืบค้นรายการหนังสือภายในห้องสมุด</w:t>
            </w:r>
          </w:p>
          <w:p w14:paraId="19EB585F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55B37B00" w14:textId="77777777" w:rsidTr="00FE0AB1">
        <w:tc>
          <w:tcPr>
            <w:tcW w:w="9640" w:type="dxa"/>
            <w:gridSpan w:val="4"/>
          </w:tcPr>
          <w:p w14:paraId="37CDA8B5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67CE0856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6622AA40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5AEA3F60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678E35D1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77D701F3" w14:textId="77777777" w:rsidTr="00FE0AB1">
        <w:tc>
          <w:tcPr>
            <w:tcW w:w="2552" w:type="dxa"/>
          </w:tcPr>
          <w:p w14:paraId="6182944D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69803DFD" w14:textId="77777777" w:rsidR="00F151B1" w:rsidRPr="003952A3" w:rsidRDefault="00F151B1" w:rsidP="00FE0AB1">
            <w:r>
              <w:rPr>
                <w:rFonts w:hint="cs"/>
                <w:cs/>
              </w:rPr>
              <w:t>ต้องมีการเลือกเมนู</w:t>
            </w:r>
            <w:r>
              <w:t xml:space="preserve"> “CATALOG”</w:t>
            </w:r>
          </w:p>
        </w:tc>
      </w:tr>
      <w:tr w:rsidR="00F151B1" w:rsidRPr="003952A3" w14:paraId="5DF5649A" w14:textId="77777777" w:rsidTr="00FE0AB1">
        <w:tc>
          <w:tcPr>
            <w:tcW w:w="2552" w:type="dxa"/>
          </w:tcPr>
          <w:p w14:paraId="0E72CED3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65753EC1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แสดงรายการหนังสือ</w:t>
            </w:r>
          </w:p>
        </w:tc>
      </w:tr>
      <w:tr w:rsidR="00F151B1" w:rsidRPr="003952A3" w14:paraId="645B454C" w14:textId="77777777" w:rsidTr="00FE0AB1">
        <w:tc>
          <w:tcPr>
            <w:tcW w:w="2552" w:type="dxa"/>
          </w:tcPr>
          <w:p w14:paraId="2A2156C4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5C0A697B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167D6A14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6027A13C" w14:textId="77777777" w:rsidTr="00FE0AB1">
        <w:tc>
          <w:tcPr>
            <w:tcW w:w="2552" w:type="dxa"/>
          </w:tcPr>
          <w:p w14:paraId="1C7E721E" w14:textId="77777777" w:rsidR="00F151B1" w:rsidRPr="003952A3" w:rsidRDefault="00F151B1" w:rsidP="00FE0AB1"/>
        </w:tc>
        <w:tc>
          <w:tcPr>
            <w:tcW w:w="3261" w:type="dxa"/>
          </w:tcPr>
          <w:p w14:paraId="39ECA5E4" w14:textId="77777777" w:rsidR="00F151B1" w:rsidRPr="007860E5" w:rsidRDefault="00F151B1" w:rsidP="00FE0AB1">
            <w:r w:rsidRPr="007860E5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7860E5">
              <w:rPr>
                <w:rFonts w:hint="cs"/>
                <w:cs/>
              </w:rPr>
              <w:t xml:space="preserve">เลือกเมนู </w:t>
            </w:r>
            <w:r w:rsidRPr="007860E5">
              <w:t>“CATALOG”</w:t>
            </w:r>
          </w:p>
          <w:p w14:paraId="46A4F01F" w14:textId="77777777" w:rsidR="00F151B1" w:rsidRPr="007860E5" w:rsidRDefault="00F151B1" w:rsidP="00FE0AB1">
            <w:r w:rsidRPr="007860E5">
              <w:t xml:space="preserve">2. </w:t>
            </w:r>
            <w:r>
              <w:rPr>
                <w:rFonts w:hint="cs"/>
                <w:cs/>
              </w:rPr>
              <w:t xml:space="preserve">เลือกแถบเมนู </w:t>
            </w:r>
            <w:r>
              <w:t>“</w:t>
            </w:r>
            <w:r>
              <w:rPr>
                <w:rFonts w:hint="cs"/>
                <w:cs/>
              </w:rPr>
              <w:t>หนังสือ</w:t>
            </w:r>
            <w:r>
              <w:t>”</w:t>
            </w:r>
          </w:p>
          <w:p w14:paraId="409CBC5D" w14:textId="77777777" w:rsidR="00F151B1" w:rsidRPr="00286180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 </w:t>
            </w:r>
          </w:p>
        </w:tc>
        <w:tc>
          <w:tcPr>
            <w:tcW w:w="3827" w:type="dxa"/>
            <w:gridSpan w:val="2"/>
          </w:tcPr>
          <w:p w14:paraId="57F3133A" w14:textId="77777777" w:rsidR="00F151B1" w:rsidRDefault="00F151B1" w:rsidP="00FE0AB1"/>
          <w:p w14:paraId="233570F0" w14:textId="77777777" w:rsidR="00F151B1" w:rsidRDefault="00F151B1" w:rsidP="00FE0AB1"/>
          <w:p w14:paraId="543A6AFF" w14:textId="77777777" w:rsidR="00F151B1" w:rsidRPr="00286180" w:rsidRDefault="00F151B1" w:rsidP="00FE0AB1">
            <w:pPr>
              <w:rPr>
                <w:cs/>
              </w:rPr>
            </w:pPr>
            <w:r>
              <w:t xml:space="preserve">3. </w:t>
            </w:r>
            <w:r>
              <w:rPr>
                <w:rFonts w:hint="cs"/>
                <w:cs/>
              </w:rPr>
              <w:t>แสดงข้อมูลรายการหนังสือ</w:t>
            </w:r>
          </w:p>
        </w:tc>
      </w:tr>
      <w:tr w:rsidR="00F151B1" w:rsidRPr="003952A3" w14:paraId="1DAA2015" w14:textId="77777777" w:rsidTr="00FE0AB1">
        <w:tc>
          <w:tcPr>
            <w:tcW w:w="2552" w:type="dxa"/>
          </w:tcPr>
          <w:p w14:paraId="6B616A83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13401D20" w14:textId="77777777" w:rsidR="00F151B1" w:rsidRPr="003952A3" w:rsidRDefault="00F151B1" w:rsidP="00FE0AB1">
            <w:r>
              <w:t>-</w:t>
            </w:r>
          </w:p>
        </w:tc>
      </w:tr>
    </w:tbl>
    <w:p w14:paraId="54240D2D" w14:textId="45A5F4FE" w:rsidR="00F151B1" w:rsidRDefault="00F151B1" w:rsidP="00337633">
      <w:pPr>
        <w:spacing w:before="0" w:after="160"/>
        <w:jc w:val="left"/>
      </w:pP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69530156" w14:textId="77777777" w:rsidTr="00FE0AB1">
        <w:tc>
          <w:tcPr>
            <w:tcW w:w="5813" w:type="dxa"/>
            <w:gridSpan w:val="2"/>
          </w:tcPr>
          <w:p w14:paraId="171DAC30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ดูรายการวารสาร</w:t>
            </w:r>
          </w:p>
        </w:tc>
        <w:tc>
          <w:tcPr>
            <w:tcW w:w="1842" w:type="dxa"/>
          </w:tcPr>
          <w:p w14:paraId="686368A1" w14:textId="77777777" w:rsidR="00F151B1" w:rsidRPr="00AD1F05" w:rsidRDefault="00F151B1" w:rsidP="00FE0AB1">
            <w:pPr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48B1D55C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66B97100" w14:textId="77777777" w:rsidTr="00FE0AB1">
        <w:tc>
          <w:tcPr>
            <w:tcW w:w="5813" w:type="dxa"/>
            <w:gridSpan w:val="2"/>
          </w:tcPr>
          <w:p w14:paraId="3067350F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 และผู้ใช้งานทั่วไป</w:t>
            </w:r>
          </w:p>
        </w:tc>
        <w:tc>
          <w:tcPr>
            <w:tcW w:w="3827" w:type="dxa"/>
            <w:gridSpan w:val="2"/>
          </w:tcPr>
          <w:p w14:paraId="026B3ABF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น้อย</w:t>
            </w:r>
          </w:p>
        </w:tc>
      </w:tr>
      <w:tr w:rsidR="00F151B1" w:rsidRPr="003952A3" w14:paraId="374E00AF" w14:textId="77777777" w:rsidTr="00FE0AB1">
        <w:tc>
          <w:tcPr>
            <w:tcW w:w="9640" w:type="dxa"/>
            <w:gridSpan w:val="4"/>
          </w:tcPr>
          <w:p w14:paraId="7330EF01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47A39813" w14:textId="77777777" w:rsidTr="00FE0AB1">
        <w:tc>
          <w:tcPr>
            <w:tcW w:w="9640" w:type="dxa"/>
            <w:gridSpan w:val="4"/>
          </w:tcPr>
          <w:p w14:paraId="467D1536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เป็นยูสเคสที่ใช้งานสำหรับการ</w:t>
            </w:r>
            <w:r>
              <w:rPr>
                <w:rFonts w:hint="cs"/>
                <w:cs/>
              </w:rPr>
              <w:t>ดู และค้นหารายการวารสารภายในห้องสมุด</w:t>
            </w:r>
          </w:p>
        </w:tc>
      </w:tr>
      <w:tr w:rsidR="00F151B1" w:rsidRPr="003952A3" w14:paraId="3094FF18" w14:textId="77777777" w:rsidTr="00FE0AB1">
        <w:tc>
          <w:tcPr>
            <w:tcW w:w="9640" w:type="dxa"/>
            <w:gridSpan w:val="4"/>
          </w:tcPr>
          <w:p w14:paraId="6A0DFA79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รดู และสืบค้นรายการวารสารภายในห้องสมุด</w:t>
            </w:r>
          </w:p>
          <w:p w14:paraId="354EF18A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79211754" w14:textId="77777777" w:rsidTr="00FE0AB1">
        <w:tc>
          <w:tcPr>
            <w:tcW w:w="9640" w:type="dxa"/>
            <w:gridSpan w:val="4"/>
          </w:tcPr>
          <w:p w14:paraId="5F0B0BE4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45D4114E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73A8B141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29A4F53D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3860EAEB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1DBEE6AE" w14:textId="77777777" w:rsidTr="00FE0AB1">
        <w:tc>
          <w:tcPr>
            <w:tcW w:w="2552" w:type="dxa"/>
          </w:tcPr>
          <w:p w14:paraId="0588E92E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70664055" w14:textId="77777777" w:rsidR="00F151B1" w:rsidRPr="003952A3" w:rsidRDefault="00F151B1" w:rsidP="00FE0AB1">
            <w:r>
              <w:rPr>
                <w:rFonts w:hint="cs"/>
                <w:cs/>
              </w:rPr>
              <w:t>ต้องมีการเลือกเมนู</w:t>
            </w:r>
            <w:r>
              <w:t xml:space="preserve"> “CATALOG”</w:t>
            </w:r>
          </w:p>
        </w:tc>
      </w:tr>
      <w:tr w:rsidR="00F151B1" w:rsidRPr="003952A3" w14:paraId="5ACDE862" w14:textId="77777777" w:rsidTr="00FE0AB1">
        <w:tc>
          <w:tcPr>
            <w:tcW w:w="2552" w:type="dxa"/>
          </w:tcPr>
          <w:p w14:paraId="3FA466F8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210F160E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แสดงรายการวารสาร</w:t>
            </w:r>
          </w:p>
        </w:tc>
      </w:tr>
      <w:tr w:rsidR="00F151B1" w:rsidRPr="003952A3" w14:paraId="76E57344" w14:textId="77777777" w:rsidTr="00FE0AB1">
        <w:tc>
          <w:tcPr>
            <w:tcW w:w="2552" w:type="dxa"/>
          </w:tcPr>
          <w:p w14:paraId="2858D484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72DD886B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37C7611D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18F8AC56" w14:textId="77777777" w:rsidTr="00FE0AB1">
        <w:tc>
          <w:tcPr>
            <w:tcW w:w="2552" w:type="dxa"/>
          </w:tcPr>
          <w:p w14:paraId="5B8400D2" w14:textId="77777777" w:rsidR="00F151B1" w:rsidRPr="003952A3" w:rsidRDefault="00F151B1" w:rsidP="00FE0AB1"/>
        </w:tc>
        <w:tc>
          <w:tcPr>
            <w:tcW w:w="3261" w:type="dxa"/>
          </w:tcPr>
          <w:p w14:paraId="722061B6" w14:textId="77777777" w:rsidR="00F151B1" w:rsidRPr="007860E5" w:rsidRDefault="00F151B1" w:rsidP="00FE0AB1">
            <w:r w:rsidRPr="007860E5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7860E5">
              <w:rPr>
                <w:rFonts w:hint="cs"/>
                <w:cs/>
              </w:rPr>
              <w:t xml:space="preserve">เลือกเมนู </w:t>
            </w:r>
            <w:r w:rsidRPr="007860E5">
              <w:t>“CATALOG”</w:t>
            </w:r>
          </w:p>
          <w:p w14:paraId="5F5172C2" w14:textId="77777777" w:rsidR="00F151B1" w:rsidRPr="007860E5" w:rsidRDefault="00F151B1" w:rsidP="00FE0AB1">
            <w:r w:rsidRPr="007860E5">
              <w:t xml:space="preserve">2. </w:t>
            </w:r>
            <w:r>
              <w:rPr>
                <w:rFonts w:hint="cs"/>
                <w:cs/>
              </w:rPr>
              <w:t xml:space="preserve">เลือกแถบเมนู </w:t>
            </w:r>
            <w:r>
              <w:t>“</w:t>
            </w:r>
            <w:r>
              <w:rPr>
                <w:rFonts w:hint="cs"/>
                <w:cs/>
              </w:rPr>
              <w:t>วารสาร</w:t>
            </w:r>
            <w:r>
              <w:t>”</w:t>
            </w:r>
          </w:p>
          <w:p w14:paraId="52AC6F31" w14:textId="77777777" w:rsidR="00F151B1" w:rsidRPr="00286180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lastRenderedPageBreak/>
              <w:t xml:space="preserve"> </w:t>
            </w:r>
          </w:p>
        </w:tc>
        <w:tc>
          <w:tcPr>
            <w:tcW w:w="3827" w:type="dxa"/>
            <w:gridSpan w:val="2"/>
          </w:tcPr>
          <w:p w14:paraId="3C328829" w14:textId="77777777" w:rsidR="00F151B1" w:rsidRDefault="00F151B1" w:rsidP="00FE0AB1"/>
          <w:p w14:paraId="799E732B" w14:textId="77777777" w:rsidR="00F151B1" w:rsidRDefault="00F151B1" w:rsidP="00FE0AB1"/>
          <w:p w14:paraId="4EB53680" w14:textId="77777777" w:rsidR="00F151B1" w:rsidRPr="00286180" w:rsidRDefault="00F151B1" w:rsidP="00FE0AB1">
            <w:pPr>
              <w:rPr>
                <w:cs/>
              </w:rPr>
            </w:pPr>
            <w:r>
              <w:lastRenderedPageBreak/>
              <w:t xml:space="preserve">3. </w:t>
            </w:r>
            <w:r>
              <w:rPr>
                <w:rFonts w:hint="cs"/>
                <w:cs/>
              </w:rPr>
              <w:t>แสดงข้อมูลรายการวารสาร</w:t>
            </w:r>
          </w:p>
        </w:tc>
      </w:tr>
      <w:tr w:rsidR="00F151B1" w:rsidRPr="003952A3" w14:paraId="4A8A8385" w14:textId="77777777" w:rsidTr="00FE0AB1">
        <w:tc>
          <w:tcPr>
            <w:tcW w:w="2552" w:type="dxa"/>
          </w:tcPr>
          <w:p w14:paraId="16F81EEF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lastRenderedPageBreak/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47C7796F" w14:textId="77777777" w:rsidR="00F151B1" w:rsidRPr="003952A3" w:rsidRDefault="00F151B1" w:rsidP="00FE0AB1">
            <w:r>
              <w:t>-</w:t>
            </w:r>
          </w:p>
        </w:tc>
      </w:tr>
    </w:tbl>
    <w:p w14:paraId="0AB49802" w14:textId="58F10319" w:rsidR="00F151B1" w:rsidRDefault="00F151B1" w:rsidP="00337633">
      <w:pPr>
        <w:spacing w:before="0" w:after="160"/>
        <w:jc w:val="left"/>
      </w:pP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280D7B3C" w14:textId="77777777" w:rsidTr="00FE0AB1">
        <w:tc>
          <w:tcPr>
            <w:tcW w:w="5813" w:type="dxa"/>
            <w:gridSpan w:val="2"/>
          </w:tcPr>
          <w:p w14:paraId="5FD92B5D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ดูรายการโสตทัศนวัสดุ</w:t>
            </w:r>
          </w:p>
        </w:tc>
        <w:tc>
          <w:tcPr>
            <w:tcW w:w="1842" w:type="dxa"/>
          </w:tcPr>
          <w:p w14:paraId="296166C1" w14:textId="77777777" w:rsidR="00F151B1" w:rsidRPr="00AD1F05" w:rsidRDefault="00F151B1" w:rsidP="00FE0AB1">
            <w:pPr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18AFB708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6022C878" w14:textId="77777777" w:rsidTr="00FE0AB1">
        <w:tc>
          <w:tcPr>
            <w:tcW w:w="5813" w:type="dxa"/>
            <w:gridSpan w:val="2"/>
          </w:tcPr>
          <w:p w14:paraId="283D71A8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 และผู้ใช้งานทั่วไป</w:t>
            </w:r>
          </w:p>
        </w:tc>
        <w:tc>
          <w:tcPr>
            <w:tcW w:w="3827" w:type="dxa"/>
            <w:gridSpan w:val="2"/>
          </w:tcPr>
          <w:p w14:paraId="583E1119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น้อย</w:t>
            </w:r>
          </w:p>
        </w:tc>
      </w:tr>
      <w:tr w:rsidR="00F151B1" w:rsidRPr="003952A3" w14:paraId="69AF3F73" w14:textId="77777777" w:rsidTr="00FE0AB1">
        <w:tc>
          <w:tcPr>
            <w:tcW w:w="9640" w:type="dxa"/>
            <w:gridSpan w:val="4"/>
          </w:tcPr>
          <w:p w14:paraId="31717C03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4F3672EA" w14:textId="77777777" w:rsidTr="00FE0AB1">
        <w:tc>
          <w:tcPr>
            <w:tcW w:w="9640" w:type="dxa"/>
            <w:gridSpan w:val="4"/>
          </w:tcPr>
          <w:p w14:paraId="0322201C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เป็นยูสเคสที่ใช้งานสำหรับการ</w:t>
            </w:r>
            <w:r>
              <w:rPr>
                <w:rFonts w:hint="cs"/>
                <w:cs/>
              </w:rPr>
              <w:t>ดู และค้นหารายการโสตทัศนวัสดุภายในห้องสมุด</w:t>
            </w:r>
          </w:p>
        </w:tc>
      </w:tr>
      <w:tr w:rsidR="00F151B1" w:rsidRPr="003952A3" w14:paraId="3565AD99" w14:textId="77777777" w:rsidTr="00FE0AB1">
        <w:tc>
          <w:tcPr>
            <w:tcW w:w="9640" w:type="dxa"/>
            <w:gridSpan w:val="4"/>
          </w:tcPr>
          <w:p w14:paraId="76E3634F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รดู และสืบค้นรายการโสตทัศนวัสดุภายในห้องสมุด</w:t>
            </w:r>
          </w:p>
          <w:p w14:paraId="0C65B88D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210A5795" w14:textId="77777777" w:rsidTr="00FE0AB1">
        <w:tc>
          <w:tcPr>
            <w:tcW w:w="9640" w:type="dxa"/>
            <w:gridSpan w:val="4"/>
          </w:tcPr>
          <w:p w14:paraId="18C19F26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5703431B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33323588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283C6A44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30C56D99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1A8C85C9" w14:textId="77777777" w:rsidTr="00FE0AB1">
        <w:tc>
          <w:tcPr>
            <w:tcW w:w="2552" w:type="dxa"/>
          </w:tcPr>
          <w:p w14:paraId="24CEB02B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28492E93" w14:textId="77777777" w:rsidR="00F151B1" w:rsidRPr="003952A3" w:rsidRDefault="00F151B1" w:rsidP="00FE0AB1">
            <w:r>
              <w:rPr>
                <w:rFonts w:hint="cs"/>
                <w:cs/>
              </w:rPr>
              <w:t>ต้องมีการเลือกเมนู</w:t>
            </w:r>
            <w:r>
              <w:t xml:space="preserve"> “CATALOG”</w:t>
            </w:r>
          </w:p>
        </w:tc>
      </w:tr>
      <w:tr w:rsidR="00F151B1" w:rsidRPr="003952A3" w14:paraId="40B9A091" w14:textId="77777777" w:rsidTr="00FE0AB1">
        <w:tc>
          <w:tcPr>
            <w:tcW w:w="2552" w:type="dxa"/>
          </w:tcPr>
          <w:p w14:paraId="1BF53555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290BB208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แสดงรายการโสตทัศนวัสดุ</w:t>
            </w:r>
          </w:p>
        </w:tc>
      </w:tr>
      <w:tr w:rsidR="00F151B1" w:rsidRPr="003952A3" w14:paraId="25E05469" w14:textId="77777777" w:rsidTr="00FE0AB1">
        <w:tc>
          <w:tcPr>
            <w:tcW w:w="2552" w:type="dxa"/>
          </w:tcPr>
          <w:p w14:paraId="2C51B557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55A69C34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73C3494F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40C461D8" w14:textId="77777777" w:rsidTr="00FE0AB1">
        <w:tc>
          <w:tcPr>
            <w:tcW w:w="2552" w:type="dxa"/>
          </w:tcPr>
          <w:p w14:paraId="2A130B99" w14:textId="77777777" w:rsidR="00F151B1" w:rsidRPr="003952A3" w:rsidRDefault="00F151B1" w:rsidP="00FE0AB1"/>
        </w:tc>
        <w:tc>
          <w:tcPr>
            <w:tcW w:w="3261" w:type="dxa"/>
          </w:tcPr>
          <w:p w14:paraId="37B0C30D" w14:textId="77777777" w:rsidR="00F151B1" w:rsidRPr="007860E5" w:rsidRDefault="00F151B1" w:rsidP="00FE0AB1">
            <w:r w:rsidRPr="007860E5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7860E5">
              <w:rPr>
                <w:rFonts w:hint="cs"/>
                <w:cs/>
              </w:rPr>
              <w:t xml:space="preserve">เลือกเมนู </w:t>
            </w:r>
            <w:r w:rsidRPr="007860E5">
              <w:t>“CATALOG”</w:t>
            </w:r>
          </w:p>
          <w:p w14:paraId="133794BB" w14:textId="77777777" w:rsidR="00F151B1" w:rsidRPr="007860E5" w:rsidRDefault="00F151B1" w:rsidP="00FE0AB1">
            <w:r w:rsidRPr="007860E5">
              <w:t xml:space="preserve">2. </w:t>
            </w:r>
            <w:r>
              <w:rPr>
                <w:rFonts w:hint="cs"/>
                <w:cs/>
              </w:rPr>
              <w:t xml:space="preserve">เลือกแถบเมนู </w:t>
            </w:r>
            <w:r>
              <w:t>“</w:t>
            </w:r>
            <w:r>
              <w:rPr>
                <w:rFonts w:hint="cs"/>
                <w:cs/>
              </w:rPr>
              <w:t>โสตทัศนวัสดุ</w:t>
            </w:r>
            <w:r>
              <w:t>”</w:t>
            </w:r>
          </w:p>
          <w:p w14:paraId="56517697" w14:textId="77777777" w:rsidR="00F151B1" w:rsidRPr="00286180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 </w:t>
            </w:r>
          </w:p>
        </w:tc>
        <w:tc>
          <w:tcPr>
            <w:tcW w:w="3827" w:type="dxa"/>
            <w:gridSpan w:val="2"/>
          </w:tcPr>
          <w:p w14:paraId="0E3F6297" w14:textId="77777777" w:rsidR="00F151B1" w:rsidRDefault="00F151B1" w:rsidP="00FE0AB1"/>
          <w:p w14:paraId="30B5E544" w14:textId="77777777" w:rsidR="00F151B1" w:rsidRDefault="00F151B1" w:rsidP="00FE0AB1"/>
          <w:p w14:paraId="4D293433" w14:textId="77777777" w:rsidR="00F151B1" w:rsidRPr="00286180" w:rsidRDefault="00F151B1" w:rsidP="00FE0AB1">
            <w:pPr>
              <w:rPr>
                <w:cs/>
              </w:rPr>
            </w:pPr>
            <w:r>
              <w:t xml:space="preserve">3. </w:t>
            </w:r>
            <w:r>
              <w:rPr>
                <w:rFonts w:hint="cs"/>
                <w:cs/>
              </w:rPr>
              <w:t>แสดงข้อมูลรายการโสตทัศนวัสดุ</w:t>
            </w:r>
          </w:p>
        </w:tc>
      </w:tr>
      <w:tr w:rsidR="00F151B1" w:rsidRPr="003952A3" w14:paraId="6B406604" w14:textId="77777777" w:rsidTr="00FE0AB1">
        <w:tc>
          <w:tcPr>
            <w:tcW w:w="2552" w:type="dxa"/>
          </w:tcPr>
          <w:p w14:paraId="48EA62BA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62DA4971" w14:textId="77777777" w:rsidR="00F151B1" w:rsidRPr="003952A3" w:rsidRDefault="00F151B1" w:rsidP="00FE0AB1">
            <w:r>
              <w:t>-</w:t>
            </w:r>
          </w:p>
        </w:tc>
      </w:tr>
    </w:tbl>
    <w:p w14:paraId="3110B564" w14:textId="22CAF673" w:rsidR="00F151B1" w:rsidRDefault="00F151B1" w:rsidP="00337633">
      <w:pPr>
        <w:spacing w:before="0" w:after="160"/>
        <w:jc w:val="left"/>
      </w:pP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50B8E4FB" w14:textId="77777777" w:rsidTr="00FE0AB1">
        <w:tc>
          <w:tcPr>
            <w:tcW w:w="5813" w:type="dxa"/>
            <w:gridSpan w:val="2"/>
          </w:tcPr>
          <w:p w14:paraId="1DF05E0D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ยืม</w:t>
            </w:r>
          </w:p>
        </w:tc>
        <w:tc>
          <w:tcPr>
            <w:tcW w:w="1842" w:type="dxa"/>
          </w:tcPr>
          <w:p w14:paraId="2954D3B1" w14:textId="77777777" w:rsidR="00F151B1" w:rsidRPr="00AD1F05" w:rsidRDefault="00F151B1" w:rsidP="00FE0AB1">
            <w:pPr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364A0544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6C6E96DC" w14:textId="77777777" w:rsidTr="00FE0AB1">
        <w:tc>
          <w:tcPr>
            <w:tcW w:w="5813" w:type="dxa"/>
            <w:gridSpan w:val="2"/>
          </w:tcPr>
          <w:p w14:paraId="603564DF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7B6BAA3B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สูง</w:t>
            </w:r>
          </w:p>
        </w:tc>
      </w:tr>
      <w:tr w:rsidR="00F151B1" w:rsidRPr="003952A3" w14:paraId="7F8DF6B6" w14:textId="77777777" w:rsidTr="00FE0AB1">
        <w:tc>
          <w:tcPr>
            <w:tcW w:w="9640" w:type="dxa"/>
            <w:gridSpan w:val="4"/>
          </w:tcPr>
          <w:p w14:paraId="699E78D2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73F03B90" w14:textId="77777777" w:rsidTr="00FE0AB1">
        <w:tc>
          <w:tcPr>
            <w:tcW w:w="9640" w:type="dxa"/>
            <w:gridSpan w:val="4"/>
          </w:tcPr>
          <w:p w14:paraId="043EAFF0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เป็นยูสเคสที่ใช้งานสำหรับทำรายการการยืมให้แก่ผู้ใช้งานทั่วไป</w:t>
            </w:r>
          </w:p>
        </w:tc>
      </w:tr>
      <w:tr w:rsidR="00F151B1" w:rsidRPr="003952A3" w14:paraId="38D639FC" w14:textId="77777777" w:rsidTr="00FE0AB1">
        <w:tc>
          <w:tcPr>
            <w:tcW w:w="9640" w:type="dxa"/>
            <w:gridSpan w:val="4"/>
          </w:tcPr>
          <w:p w14:paraId="6229F80D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รทำรายการการยืมให้แก่ผู้ใช้งานทั่วไป</w:t>
            </w:r>
          </w:p>
          <w:p w14:paraId="7F1DE48F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69B8E31B" w14:textId="77777777" w:rsidTr="00FE0AB1">
        <w:tc>
          <w:tcPr>
            <w:tcW w:w="9640" w:type="dxa"/>
            <w:gridSpan w:val="4"/>
          </w:tcPr>
          <w:p w14:paraId="0D7B5217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4F08F227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253EAC0B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705AEEB8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6B85090B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27A73FBD" w14:textId="77777777" w:rsidTr="00FE0AB1">
        <w:tc>
          <w:tcPr>
            <w:tcW w:w="2552" w:type="dxa"/>
          </w:tcPr>
          <w:p w14:paraId="74ED633D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52051298" w14:textId="77777777" w:rsidR="00F151B1" w:rsidRPr="000A681E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>
              <w:t xml:space="preserve"> “MANAGE” </w:t>
            </w:r>
            <w:r>
              <w:rPr>
                <w:rFonts w:hint="cs"/>
                <w:cs/>
              </w:rPr>
              <w:t xml:space="preserve">และเลือกเมนู </w:t>
            </w:r>
            <w:r>
              <w:t>“</w:t>
            </w:r>
            <w:r>
              <w:rPr>
                <w:rFonts w:hint="cs"/>
                <w:cs/>
              </w:rPr>
              <w:t>จัดการยืม คืน ชำระเงิน</w:t>
            </w:r>
            <w:r>
              <w:t>”</w:t>
            </w:r>
          </w:p>
        </w:tc>
      </w:tr>
      <w:tr w:rsidR="00F151B1" w:rsidRPr="003952A3" w14:paraId="75B842DB" w14:textId="77777777" w:rsidTr="00FE0AB1">
        <w:tc>
          <w:tcPr>
            <w:tcW w:w="2552" w:type="dxa"/>
          </w:tcPr>
          <w:p w14:paraId="56450C6D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31FA987A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แสดงรายการ</w:t>
            </w:r>
            <w:r>
              <w:rPr>
                <w:cs/>
              </w:rPr>
              <w:t>การยืม</w:t>
            </w:r>
            <w:r>
              <w:rPr>
                <w:rFonts w:hint="cs"/>
                <w:cs/>
              </w:rPr>
              <w:t xml:space="preserve"> เมื่อทำการยืมสำเร็จ</w:t>
            </w:r>
          </w:p>
        </w:tc>
      </w:tr>
      <w:tr w:rsidR="00F151B1" w:rsidRPr="003952A3" w14:paraId="7A9D2F73" w14:textId="77777777" w:rsidTr="00FE0AB1">
        <w:tc>
          <w:tcPr>
            <w:tcW w:w="2552" w:type="dxa"/>
          </w:tcPr>
          <w:p w14:paraId="38E9B0CA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782FF824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634F7736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34D3E44A" w14:textId="77777777" w:rsidTr="00FE0AB1">
        <w:tc>
          <w:tcPr>
            <w:tcW w:w="2552" w:type="dxa"/>
          </w:tcPr>
          <w:p w14:paraId="7B325100" w14:textId="77777777" w:rsidR="00F151B1" w:rsidRPr="003952A3" w:rsidRDefault="00F151B1" w:rsidP="00FE0AB1"/>
        </w:tc>
        <w:tc>
          <w:tcPr>
            <w:tcW w:w="3261" w:type="dxa"/>
          </w:tcPr>
          <w:p w14:paraId="545A6183" w14:textId="77777777" w:rsidR="00F151B1" w:rsidRPr="000A681E" w:rsidRDefault="00F151B1" w:rsidP="00FE0AB1"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“MANAGE”</w:t>
            </w:r>
          </w:p>
          <w:p w14:paraId="2A5BC9D0" w14:textId="77777777" w:rsidR="00F151B1" w:rsidRPr="000A681E" w:rsidRDefault="00F151B1" w:rsidP="00FE0AB1">
            <w:pPr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rPr>
                <w:rFonts w:hint="cs"/>
                <w:cs/>
              </w:rPr>
              <w:t>จัดการยืม คืน ชำระเงิน</w:t>
            </w:r>
            <w:r w:rsidRPr="000A681E">
              <w:t>”</w:t>
            </w:r>
          </w:p>
          <w:p w14:paraId="1E5A07A2" w14:textId="77777777" w:rsidR="00F151B1" w:rsidRDefault="00F151B1" w:rsidP="00FE0AB1">
            <w:r>
              <w:t xml:space="preserve">3. </w:t>
            </w:r>
            <w:r>
              <w:rPr>
                <w:rFonts w:hint="cs"/>
                <w:cs/>
              </w:rPr>
              <w:t>กรอกรหัสพนักงาน แล้วกดปุ่มยืนยัน</w:t>
            </w:r>
          </w:p>
          <w:p w14:paraId="7EE387DF" w14:textId="77777777" w:rsidR="00F151B1" w:rsidRDefault="00F151B1" w:rsidP="00FE0AB1"/>
          <w:p w14:paraId="79E074CA" w14:textId="77777777" w:rsidR="00F151B1" w:rsidRDefault="00F151B1" w:rsidP="00FE0AB1"/>
          <w:p w14:paraId="32ED501C" w14:textId="77777777" w:rsidR="00F151B1" w:rsidRDefault="00F151B1" w:rsidP="00FE0AB1"/>
          <w:p w14:paraId="55271D35" w14:textId="77777777" w:rsidR="00F151B1" w:rsidRDefault="00F151B1" w:rsidP="00FE0AB1">
            <w:r>
              <w:rPr>
                <w:rFonts w:hint="cs"/>
                <w:cs/>
              </w:rPr>
              <w:t>5. กรอกเลขเรียกหนังสือ แล้วกดปุ่มยืนยัน</w:t>
            </w:r>
          </w:p>
          <w:p w14:paraId="58986EB1" w14:textId="77777777" w:rsidR="00F151B1" w:rsidRDefault="00F151B1" w:rsidP="00FE0AB1"/>
          <w:p w14:paraId="6ADB607A" w14:textId="77777777" w:rsidR="00F151B1" w:rsidRPr="00286180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7. กดปุ่มยืนยัน</w:t>
            </w:r>
          </w:p>
        </w:tc>
        <w:tc>
          <w:tcPr>
            <w:tcW w:w="3827" w:type="dxa"/>
            <w:gridSpan w:val="2"/>
          </w:tcPr>
          <w:p w14:paraId="7D1122E6" w14:textId="77777777" w:rsidR="00F151B1" w:rsidRDefault="00F151B1" w:rsidP="00FE0AB1"/>
          <w:p w14:paraId="1574D80E" w14:textId="77777777" w:rsidR="00F151B1" w:rsidRDefault="00F151B1" w:rsidP="00FE0AB1"/>
          <w:p w14:paraId="3E91465C" w14:textId="77777777" w:rsidR="00F151B1" w:rsidRDefault="00F151B1" w:rsidP="00FE0AB1"/>
          <w:p w14:paraId="664516E1" w14:textId="77777777" w:rsidR="00F151B1" w:rsidRDefault="00F151B1" w:rsidP="00FE0AB1"/>
          <w:p w14:paraId="038B9F51" w14:textId="77777777" w:rsidR="00F151B1" w:rsidRDefault="00F151B1" w:rsidP="00FE0AB1"/>
          <w:p w14:paraId="1E6B9748" w14:textId="77777777" w:rsidR="00F151B1" w:rsidRDefault="00F151B1" w:rsidP="00FE0AB1">
            <w:r>
              <w:rPr>
                <w:rFonts w:hint="cs"/>
                <w:cs/>
              </w:rPr>
              <w:lastRenderedPageBreak/>
              <w:t xml:space="preserve">4. ค้นหาข้อมูลของพนักงาน แล้วจึงแสดงข้อมูลของพนักงานนั้น ๆ พร้อมกับข้อมูลการยืม คืน </w:t>
            </w:r>
          </w:p>
          <w:p w14:paraId="2097691E" w14:textId="77777777" w:rsidR="00F151B1" w:rsidRDefault="00F151B1" w:rsidP="00FE0AB1"/>
          <w:p w14:paraId="6BA87412" w14:textId="77777777" w:rsidR="00F151B1" w:rsidRDefault="00F151B1" w:rsidP="00FE0AB1"/>
          <w:p w14:paraId="3879BE04" w14:textId="77777777" w:rsidR="00F151B1" w:rsidRDefault="00F151B1" w:rsidP="00FE0AB1">
            <w:r>
              <w:rPr>
                <w:rFonts w:hint="cs"/>
                <w:cs/>
              </w:rPr>
              <w:t>6. แสดงรายการหนังสือในสถานะรอยืม</w:t>
            </w:r>
          </w:p>
          <w:p w14:paraId="317B7373" w14:textId="77777777" w:rsidR="00F151B1" w:rsidRDefault="00F151B1" w:rsidP="00FE0AB1"/>
          <w:p w14:paraId="6808CE01" w14:textId="77777777" w:rsidR="00F151B1" w:rsidRPr="00286180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8. ทำการยืมรายการนั้น ๆ และแสดงในข้อมูลการยืม คืน</w:t>
            </w:r>
          </w:p>
        </w:tc>
      </w:tr>
      <w:tr w:rsidR="00F151B1" w:rsidRPr="003952A3" w14:paraId="1B134486" w14:textId="77777777" w:rsidTr="00FE0AB1">
        <w:tc>
          <w:tcPr>
            <w:tcW w:w="2552" w:type="dxa"/>
          </w:tcPr>
          <w:p w14:paraId="3FE9C240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lastRenderedPageBreak/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05CDE327" w14:textId="77777777" w:rsidR="00F151B1" w:rsidRDefault="00F151B1" w:rsidP="00FE0AB1">
            <w:r>
              <w:t xml:space="preserve">3. </w:t>
            </w:r>
            <w:r>
              <w:rPr>
                <w:rFonts w:hint="cs"/>
                <w:cs/>
              </w:rPr>
              <w:t>ถ้ารหัสพนักงานไม่มีภายในระบบ จะไม่มีการทำงาน</w:t>
            </w:r>
          </w:p>
          <w:p w14:paraId="468FF0BC" w14:textId="77777777" w:rsidR="00F151B1" w:rsidRPr="003952A3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5. ถ้าเลขเรียกหนังสือไม่มีภายในระบบ จะไม่มีการทำงาน</w:t>
            </w:r>
          </w:p>
        </w:tc>
      </w:tr>
    </w:tbl>
    <w:p w14:paraId="5F5D60BC" w14:textId="1BEDC938" w:rsidR="00F151B1" w:rsidRDefault="00F151B1" w:rsidP="00337633">
      <w:pPr>
        <w:spacing w:before="0" w:after="160"/>
        <w:jc w:val="left"/>
      </w:pP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7218255E" w14:textId="77777777" w:rsidTr="00FE0AB1">
        <w:tc>
          <w:tcPr>
            <w:tcW w:w="5813" w:type="dxa"/>
            <w:gridSpan w:val="2"/>
          </w:tcPr>
          <w:p w14:paraId="0D6024C1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คืน</w:t>
            </w:r>
          </w:p>
        </w:tc>
        <w:tc>
          <w:tcPr>
            <w:tcW w:w="1842" w:type="dxa"/>
          </w:tcPr>
          <w:p w14:paraId="3C6EB0E4" w14:textId="77777777" w:rsidR="00F151B1" w:rsidRPr="00AD1F05" w:rsidRDefault="00F151B1" w:rsidP="00FE0AB1">
            <w:pPr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7D84FE2E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4344FCED" w14:textId="77777777" w:rsidTr="00FE0AB1">
        <w:tc>
          <w:tcPr>
            <w:tcW w:w="5813" w:type="dxa"/>
            <w:gridSpan w:val="2"/>
          </w:tcPr>
          <w:p w14:paraId="235E6E54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78BB44A2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สูง</w:t>
            </w:r>
          </w:p>
        </w:tc>
      </w:tr>
      <w:tr w:rsidR="00F151B1" w:rsidRPr="003952A3" w14:paraId="6EA95821" w14:textId="77777777" w:rsidTr="00FE0AB1">
        <w:tc>
          <w:tcPr>
            <w:tcW w:w="9640" w:type="dxa"/>
            <w:gridSpan w:val="4"/>
          </w:tcPr>
          <w:p w14:paraId="48A7F686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2B1CEF6E" w14:textId="77777777" w:rsidTr="00FE0AB1">
        <w:tc>
          <w:tcPr>
            <w:tcW w:w="9640" w:type="dxa"/>
            <w:gridSpan w:val="4"/>
          </w:tcPr>
          <w:p w14:paraId="71A6E7F1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เป็นยูสเคสที่ใช้งานสำหรับทำรายการการคืนให้แก่ผู้ใช้งานทั่วไป</w:t>
            </w:r>
          </w:p>
        </w:tc>
      </w:tr>
      <w:tr w:rsidR="00F151B1" w:rsidRPr="003952A3" w14:paraId="332CB4BA" w14:textId="77777777" w:rsidTr="00FE0AB1">
        <w:tc>
          <w:tcPr>
            <w:tcW w:w="9640" w:type="dxa"/>
            <w:gridSpan w:val="4"/>
          </w:tcPr>
          <w:p w14:paraId="101A1193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รทำรายการการคืนให้แก่ผู้ใช้งานทั่วไป</w:t>
            </w:r>
          </w:p>
          <w:p w14:paraId="5320FA3C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22B22007" w14:textId="77777777" w:rsidTr="00FE0AB1">
        <w:tc>
          <w:tcPr>
            <w:tcW w:w="9640" w:type="dxa"/>
            <w:gridSpan w:val="4"/>
          </w:tcPr>
          <w:p w14:paraId="551E10BF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7D754CAB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180B41CC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02E7E463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15316310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1AF63ADA" w14:textId="77777777" w:rsidTr="00FE0AB1">
        <w:tc>
          <w:tcPr>
            <w:tcW w:w="2552" w:type="dxa"/>
          </w:tcPr>
          <w:p w14:paraId="26837467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lastRenderedPageBreak/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1C154E50" w14:textId="77777777" w:rsidR="00F151B1" w:rsidRDefault="00F151B1" w:rsidP="00FE0AB1">
            <w:r w:rsidRPr="00B1375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B1375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B13758">
              <w:t xml:space="preserve"> “MANAGE” </w:t>
            </w:r>
            <w:r w:rsidRPr="00B13758">
              <w:rPr>
                <w:rFonts w:hint="cs"/>
                <w:cs/>
              </w:rPr>
              <w:t xml:space="preserve">และเลือกเมนู </w:t>
            </w:r>
            <w:r w:rsidRPr="00B13758">
              <w:t>“</w:t>
            </w:r>
            <w:r w:rsidRPr="00B13758">
              <w:rPr>
                <w:rFonts w:hint="cs"/>
                <w:cs/>
              </w:rPr>
              <w:t>จัดการยืม คืน ชำระเงิน</w:t>
            </w:r>
            <w:r w:rsidRPr="00B13758">
              <w:t>”</w:t>
            </w:r>
          </w:p>
          <w:p w14:paraId="786A240F" w14:textId="77777777" w:rsidR="00F151B1" w:rsidRPr="00B13758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2. ต้องมีการทำการยืมก่อน</w:t>
            </w:r>
          </w:p>
        </w:tc>
      </w:tr>
      <w:tr w:rsidR="00F151B1" w:rsidRPr="003952A3" w14:paraId="5150A2E5" w14:textId="77777777" w:rsidTr="00FE0AB1">
        <w:tc>
          <w:tcPr>
            <w:tcW w:w="2552" w:type="dxa"/>
          </w:tcPr>
          <w:p w14:paraId="733C8A25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748C9C2F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แสดงรายการ</w:t>
            </w:r>
            <w:r>
              <w:rPr>
                <w:cs/>
              </w:rPr>
              <w:t>การ</w:t>
            </w:r>
            <w:r>
              <w:rPr>
                <w:rFonts w:hint="cs"/>
                <w:cs/>
              </w:rPr>
              <w:t>คืน เมื่อทำการคืนสำเร็จ</w:t>
            </w:r>
          </w:p>
        </w:tc>
      </w:tr>
      <w:tr w:rsidR="00F151B1" w:rsidRPr="003952A3" w14:paraId="29BEFC80" w14:textId="77777777" w:rsidTr="00FE0AB1">
        <w:tc>
          <w:tcPr>
            <w:tcW w:w="2552" w:type="dxa"/>
          </w:tcPr>
          <w:p w14:paraId="1D8613B8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3BAF3C3B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4CA67AB9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3BFD9A7B" w14:textId="77777777" w:rsidTr="00FE0AB1">
        <w:tc>
          <w:tcPr>
            <w:tcW w:w="2552" w:type="dxa"/>
          </w:tcPr>
          <w:p w14:paraId="1EE9868E" w14:textId="77777777" w:rsidR="00F151B1" w:rsidRPr="003952A3" w:rsidRDefault="00F151B1" w:rsidP="00FE0AB1"/>
        </w:tc>
        <w:tc>
          <w:tcPr>
            <w:tcW w:w="3261" w:type="dxa"/>
          </w:tcPr>
          <w:p w14:paraId="7FDBB712" w14:textId="77777777" w:rsidR="00F151B1" w:rsidRPr="000A681E" w:rsidRDefault="00F151B1" w:rsidP="00FE0AB1"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“MANAGE”</w:t>
            </w:r>
          </w:p>
          <w:p w14:paraId="2B0B244D" w14:textId="77777777" w:rsidR="00F151B1" w:rsidRPr="000A681E" w:rsidRDefault="00F151B1" w:rsidP="00FE0AB1">
            <w:pPr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rPr>
                <w:rFonts w:hint="cs"/>
                <w:cs/>
              </w:rPr>
              <w:t>จัดการยืม คืน ชำระเงิน</w:t>
            </w:r>
            <w:r w:rsidRPr="000A681E">
              <w:t>”</w:t>
            </w:r>
          </w:p>
          <w:p w14:paraId="657C7410" w14:textId="77777777" w:rsidR="00F151B1" w:rsidRDefault="00F151B1" w:rsidP="00FE0AB1">
            <w:r>
              <w:t xml:space="preserve">3. </w:t>
            </w:r>
            <w:r>
              <w:rPr>
                <w:rFonts w:hint="cs"/>
                <w:cs/>
              </w:rPr>
              <w:t>กรอกรหัสพนักงาน แล้วกดปุ่มยืนยัน</w:t>
            </w:r>
          </w:p>
          <w:p w14:paraId="727D7EB3" w14:textId="77777777" w:rsidR="00F151B1" w:rsidRDefault="00F151B1" w:rsidP="00FE0AB1"/>
          <w:p w14:paraId="537280A7" w14:textId="77777777" w:rsidR="00F151B1" w:rsidRDefault="00F151B1" w:rsidP="00FE0AB1">
            <w:r>
              <w:rPr>
                <w:rFonts w:hint="cs"/>
                <w:cs/>
              </w:rPr>
              <w:t>5. กรอกเลขเรียกหนังสือ แล้วกดปุ่มยืนยัน</w:t>
            </w:r>
          </w:p>
          <w:p w14:paraId="6ABE6899" w14:textId="77777777" w:rsidR="00F151B1" w:rsidRDefault="00F151B1" w:rsidP="00FE0AB1"/>
          <w:p w14:paraId="25BF9EEF" w14:textId="77777777" w:rsidR="00F151B1" w:rsidRPr="00286180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7. กดปุ่มยืนยัน</w:t>
            </w:r>
          </w:p>
        </w:tc>
        <w:tc>
          <w:tcPr>
            <w:tcW w:w="3827" w:type="dxa"/>
            <w:gridSpan w:val="2"/>
          </w:tcPr>
          <w:p w14:paraId="4340F923" w14:textId="77777777" w:rsidR="00F151B1" w:rsidRDefault="00F151B1" w:rsidP="00FE0AB1"/>
          <w:p w14:paraId="2EA2840A" w14:textId="77777777" w:rsidR="00F151B1" w:rsidRDefault="00F151B1" w:rsidP="00FE0AB1"/>
          <w:p w14:paraId="2BB042AF" w14:textId="77777777" w:rsidR="00F151B1" w:rsidRDefault="00F151B1" w:rsidP="00FE0AB1"/>
          <w:p w14:paraId="23FAFF41" w14:textId="77777777" w:rsidR="00F151B1" w:rsidRDefault="00F151B1" w:rsidP="00FE0AB1"/>
          <w:p w14:paraId="6F1F259F" w14:textId="77777777" w:rsidR="00F151B1" w:rsidRDefault="00F151B1" w:rsidP="00FE0AB1">
            <w:r>
              <w:rPr>
                <w:rFonts w:hint="cs"/>
                <w:cs/>
              </w:rPr>
              <w:t xml:space="preserve">4. ค้นหาข้อมูลของพนักงาน แล้วจึงแสดงข้อมูลของพนักงานนั้น ๆ พร้อมกับข้อมูลการยืม คืน </w:t>
            </w:r>
          </w:p>
          <w:p w14:paraId="18F329C5" w14:textId="77777777" w:rsidR="00F151B1" w:rsidRDefault="00F151B1" w:rsidP="00FE0AB1"/>
          <w:p w14:paraId="43961859" w14:textId="77777777" w:rsidR="00F151B1" w:rsidRDefault="00F151B1" w:rsidP="00FE0AB1">
            <w:r>
              <w:rPr>
                <w:rFonts w:hint="cs"/>
                <w:cs/>
              </w:rPr>
              <w:t>6. แสดงรายการหนังสือในสถานะรอคืน</w:t>
            </w:r>
          </w:p>
          <w:p w14:paraId="7030E77E" w14:textId="77777777" w:rsidR="00F151B1" w:rsidRDefault="00F151B1" w:rsidP="00FE0AB1"/>
          <w:p w14:paraId="1F2DD2D3" w14:textId="77777777" w:rsidR="00F151B1" w:rsidRPr="00286180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8. ทำการคืนรายการนั้น ๆ พร้อมกับคำนวณค่าปรับ และแสดงในข้อมูลการยืม คืน</w:t>
            </w:r>
          </w:p>
        </w:tc>
      </w:tr>
      <w:tr w:rsidR="00F151B1" w:rsidRPr="003952A3" w14:paraId="3EFF8A86" w14:textId="77777777" w:rsidTr="00FE0AB1">
        <w:tc>
          <w:tcPr>
            <w:tcW w:w="2552" w:type="dxa"/>
          </w:tcPr>
          <w:p w14:paraId="0B1C3282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53CA6630" w14:textId="77777777" w:rsidR="00F151B1" w:rsidRDefault="00F151B1" w:rsidP="00FE0AB1">
            <w:r>
              <w:t xml:space="preserve">3. </w:t>
            </w:r>
            <w:r>
              <w:rPr>
                <w:rFonts w:hint="cs"/>
                <w:cs/>
              </w:rPr>
              <w:t>ถ้ารหัสพนักงานไม่มีภายในระบบ จะไม่มีการทำงาน</w:t>
            </w:r>
          </w:p>
          <w:p w14:paraId="16BF2BC9" w14:textId="77777777" w:rsidR="00F151B1" w:rsidRPr="003952A3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5. ถ้าเลขเรียกหนังสือไม่มีภายในระบบ จะไม่มีการทำงาน</w:t>
            </w:r>
          </w:p>
        </w:tc>
      </w:tr>
    </w:tbl>
    <w:p w14:paraId="0C4D1D1F" w14:textId="6F134EE1" w:rsidR="00F151B1" w:rsidRDefault="00F151B1" w:rsidP="00337633">
      <w:pPr>
        <w:spacing w:before="0" w:after="160"/>
        <w:jc w:val="left"/>
      </w:pP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7719E9C8" w14:textId="77777777" w:rsidTr="00FE0AB1">
        <w:tc>
          <w:tcPr>
            <w:tcW w:w="5813" w:type="dxa"/>
            <w:gridSpan w:val="2"/>
          </w:tcPr>
          <w:p w14:paraId="36B40BD1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ชำระเงิน</w:t>
            </w:r>
          </w:p>
        </w:tc>
        <w:tc>
          <w:tcPr>
            <w:tcW w:w="1842" w:type="dxa"/>
          </w:tcPr>
          <w:p w14:paraId="34361423" w14:textId="77777777" w:rsidR="00F151B1" w:rsidRPr="00AD1F05" w:rsidRDefault="00F151B1" w:rsidP="00FE0AB1">
            <w:pPr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19AF59EF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67844E74" w14:textId="77777777" w:rsidTr="00FE0AB1">
        <w:tc>
          <w:tcPr>
            <w:tcW w:w="5813" w:type="dxa"/>
            <w:gridSpan w:val="2"/>
          </w:tcPr>
          <w:p w14:paraId="382A9432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5484036D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สูง</w:t>
            </w:r>
          </w:p>
        </w:tc>
      </w:tr>
      <w:tr w:rsidR="00F151B1" w:rsidRPr="003952A3" w14:paraId="19AECD1D" w14:textId="77777777" w:rsidTr="00FE0AB1">
        <w:tc>
          <w:tcPr>
            <w:tcW w:w="9640" w:type="dxa"/>
            <w:gridSpan w:val="4"/>
          </w:tcPr>
          <w:p w14:paraId="59C29A85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lastRenderedPageBreak/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26E2E49F" w14:textId="77777777" w:rsidTr="00FE0AB1">
        <w:tc>
          <w:tcPr>
            <w:tcW w:w="9640" w:type="dxa"/>
            <w:gridSpan w:val="4"/>
          </w:tcPr>
          <w:p w14:paraId="61FFA17B" w14:textId="77777777" w:rsidR="00F151B1" w:rsidRPr="00873F58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เป็นยูสเคสที่ใช้งานสำหรับทำรายการชำระเงินให้แก่ผู้ใช้งานทั่วไป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 w:rsidRPr="00873F58">
              <w:rPr>
                <w:rFonts w:hint="cs"/>
                <w:cs/>
              </w:rPr>
              <w:t>เมื่อ</w:t>
            </w:r>
            <w:r>
              <w:rPr>
                <w:rFonts w:hint="cs"/>
                <w:cs/>
              </w:rPr>
              <w:t>มียอดค้างชำระ</w:t>
            </w:r>
          </w:p>
        </w:tc>
      </w:tr>
      <w:tr w:rsidR="00F151B1" w:rsidRPr="003952A3" w14:paraId="3113CB5E" w14:textId="77777777" w:rsidTr="00FE0AB1">
        <w:tc>
          <w:tcPr>
            <w:tcW w:w="9640" w:type="dxa"/>
            <w:gridSpan w:val="4"/>
          </w:tcPr>
          <w:p w14:paraId="696961AE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รทำรายการชำระเงินให้แก่ผู้ใช้งานทั่วไป</w:t>
            </w:r>
          </w:p>
          <w:p w14:paraId="0AD539B7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68B2D08C" w14:textId="77777777" w:rsidTr="00FE0AB1">
        <w:tc>
          <w:tcPr>
            <w:tcW w:w="9640" w:type="dxa"/>
            <w:gridSpan w:val="4"/>
          </w:tcPr>
          <w:p w14:paraId="5F6D9D3A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0B35B03C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25B6B26F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6CE80E7C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1D8093CD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58F76047" w14:textId="77777777" w:rsidTr="00FE0AB1">
        <w:tc>
          <w:tcPr>
            <w:tcW w:w="2552" w:type="dxa"/>
          </w:tcPr>
          <w:p w14:paraId="2EF78A17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6979582A" w14:textId="77777777" w:rsidR="00F151B1" w:rsidRDefault="00F151B1" w:rsidP="00FE0AB1">
            <w:r w:rsidRPr="00B1375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B1375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B13758">
              <w:t xml:space="preserve"> “MANAGE” </w:t>
            </w:r>
            <w:r w:rsidRPr="00B13758">
              <w:rPr>
                <w:rFonts w:hint="cs"/>
                <w:cs/>
              </w:rPr>
              <w:t xml:space="preserve">และเลือกเมนู </w:t>
            </w:r>
            <w:r w:rsidRPr="00B13758">
              <w:t>“</w:t>
            </w:r>
            <w:r w:rsidRPr="00B13758">
              <w:rPr>
                <w:rFonts w:hint="cs"/>
                <w:cs/>
              </w:rPr>
              <w:t>จัดการยืม คืน ชำระเงิน</w:t>
            </w:r>
            <w:r w:rsidRPr="00B13758">
              <w:t>”</w:t>
            </w:r>
          </w:p>
          <w:p w14:paraId="6F382BDB" w14:textId="77777777" w:rsidR="00F151B1" w:rsidRPr="00B13758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2. ต้องมีการทำการคืน และมียอดค้างชำระ</w:t>
            </w:r>
          </w:p>
        </w:tc>
      </w:tr>
      <w:tr w:rsidR="00F151B1" w:rsidRPr="003952A3" w14:paraId="108544B2" w14:textId="77777777" w:rsidTr="00FE0AB1">
        <w:tc>
          <w:tcPr>
            <w:tcW w:w="2552" w:type="dxa"/>
          </w:tcPr>
          <w:p w14:paraId="2535570A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0A58ECE8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อัพเดทยอดค้างชำระ</w:t>
            </w:r>
          </w:p>
        </w:tc>
      </w:tr>
      <w:tr w:rsidR="00F151B1" w:rsidRPr="003952A3" w14:paraId="1824BF7A" w14:textId="77777777" w:rsidTr="00FE0AB1">
        <w:tc>
          <w:tcPr>
            <w:tcW w:w="2552" w:type="dxa"/>
          </w:tcPr>
          <w:p w14:paraId="63A90DEB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6787E57B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637B9C36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1348BDFA" w14:textId="77777777" w:rsidTr="00FE0AB1">
        <w:tc>
          <w:tcPr>
            <w:tcW w:w="2552" w:type="dxa"/>
          </w:tcPr>
          <w:p w14:paraId="54D26876" w14:textId="77777777" w:rsidR="00F151B1" w:rsidRPr="003952A3" w:rsidRDefault="00F151B1" w:rsidP="00FE0AB1"/>
        </w:tc>
        <w:tc>
          <w:tcPr>
            <w:tcW w:w="3261" w:type="dxa"/>
          </w:tcPr>
          <w:p w14:paraId="26FE591A" w14:textId="77777777" w:rsidR="00F151B1" w:rsidRPr="000A681E" w:rsidRDefault="00F151B1" w:rsidP="00FE0AB1"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“MANAGE”</w:t>
            </w:r>
          </w:p>
          <w:p w14:paraId="06ACF2F2" w14:textId="77777777" w:rsidR="00F151B1" w:rsidRPr="000A681E" w:rsidRDefault="00F151B1" w:rsidP="00FE0AB1">
            <w:pPr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rPr>
                <w:rFonts w:hint="cs"/>
                <w:cs/>
              </w:rPr>
              <w:t>จัดการยืม คืน ชำระเงิน</w:t>
            </w:r>
            <w:r w:rsidRPr="000A681E">
              <w:t>”</w:t>
            </w:r>
          </w:p>
          <w:p w14:paraId="33F0DFBE" w14:textId="77777777" w:rsidR="00F151B1" w:rsidRDefault="00F151B1" w:rsidP="00FE0AB1">
            <w:r>
              <w:t xml:space="preserve">3. </w:t>
            </w:r>
            <w:r>
              <w:rPr>
                <w:rFonts w:hint="cs"/>
                <w:cs/>
              </w:rPr>
              <w:t>กรอกรหัสพนักงาน แล้วกดปุ่มยืนยัน</w:t>
            </w:r>
          </w:p>
          <w:p w14:paraId="3AC44DD9" w14:textId="77777777" w:rsidR="00F151B1" w:rsidRDefault="00F151B1" w:rsidP="00FE0AB1"/>
          <w:p w14:paraId="17EB3ECC" w14:textId="77777777" w:rsidR="00F151B1" w:rsidRDefault="00F151B1" w:rsidP="00FE0AB1"/>
          <w:p w14:paraId="36D4DE18" w14:textId="77777777" w:rsidR="00F151B1" w:rsidRDefault="00F151B1" w:rsidP="00FE0AB1">
            <w:r>
              <w:rPr>
                <w:rFonts w:hint="cs"/>
                <w:cs/>
              </w:rPr>
              <w:t>5. กดปุ่มชำระเงิน</w:t>
            </w:r>
          </w:p>
          <w:p w14:paraId="1F590B39" w14:textId="77777777" w:rsidR="00F151B1" w:rsidRDefault="00F151B1" w:rsidP="00FE0AB1">
            <w:pPr>
              <w:rPr>
                <w:cs/>
              </w:rPr>
            </w:pPr>
          </w:p>
          <w:p w14:paraId="36104EA4" w14:textId="77777777" w:rsidR="00F151B1" w:rsidRDefault="00F151B1" w:rsidP="00FE0AB1"/>
          <w:p w14:paraId="2AA5C79D" w14:textId="77777777" w:rsidR="00F151B1" w:rsidRPr="00286180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lastRenderedPageBreak/>
              <w:t>7. กดปุ่มยืนยัน</w:t>
            </w:r>
          </w:p>
        </w:tc>
        <w:tc>
          <w:tcPr>
            <w:tcW w:w="3827" w:type="dxa"/>
            <w:gridSpan w:val="2"/>
          </w:tcPr>
          <w:p w14:paraId="34E7AA4D" w14:textId="77777777" w:rsidR="00F151B1" w:rsidRDefault="00F151B1" w:rsidP="00FE0AB1"/>
          <w:p w14:paraId="367D24C3" w14:textId="77777777" w:rsidR="00F151B1" w:rsidRDefault="00F151B1" w:rsidP="00FE0AB1"/>
          <w:p w14:paraId="79F8300B" w14:textId="77777777" w:rsidR="00F151B1" w:rsidRDefault="00F151B1" w:rsidP="00FE0AB1"/>
          <w:p w14:paraId="415802B8" w14:textId="77777777" w:rsidR="00F151B1" w:rsidRDefault="00F151B1" w:rsidP="00FE0AB1"/>
          <w:p w14:paraId="686D15E6" w14:textId="77777777" w:rsidR="00F151B1" w:rsidRDefault="00F151B1" w:rsidP="00FE0AB1">
            <w:r>
              <w:rPr>
                <w:rFonts w:hint="cs"/>
                <w:cs/>
              </w:rPr>
              <w:t xml:space="preserve">4. ค้นหาข้อมูลของพนักงาน แล้วจึงแสดงข้อมูลของพนักงานนั้น ๆ พร้อมกับข้อมูลการยืม คืน </w:t>
            </w:r>
          </w:p>
          <w:p w14:paraId="3BEDF637" w14:textId="77777777" w:rsidR="00F151B1" w:rsidRDefault="00F151B1" w:rsidP="00FE0AB1"/>
          <w:p w14:paraId="330B77C5" w14:textId="77777777" w:rsidR="00F151B1" w:rsidRDefault="00F151B1" w:rsidP="00FE0AB1">
            <w:r>
              <w:rPr>
                <w:rFonts w:hint="cs"/>
                <w:cs/>
              </w:rPr>
              <w:t>6. แสดงรายการหนังสือที่มียอดค้างชำระ และยอดค้างชำระรวม</w:t>
            </w:r>
          </w:p>
          <w:p w14:paraId="59FE8799" w14:textId="77777777" w:rsidR="00F151B1" w:rsidRDefault="00F151B1" w:rsidP="00FE0AB1"/>
          <w:p w14:paraId="14A4D9EB" w14:textId="77777777" w:rsidR="00F151B1" w:rsidRPr="00286180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8. ทำการอัพเดทยอดค้างชำระ และแสดงยอดค้างชำระ</w:t>
            </w:r>
          </w:p>
        </w:tc>
      </w:tr>
      <w:tr w:rsidR="00F151B1" w:rsidRPr="003952A3" w14:paraId="05E1ADC6" w14:textId="77777777" w:rsidTr="00FE0AB1">
        <w:tc>
          <w:tcPr>
            <w:tcW w:w="2552" w:type="dxa"/>
          </w:tcPr>
          <w:p w14:paraId="68ACDCBC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lastRenderedPageBreak/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4A9D0BFC" w14:textId="77777777" w:rsidR="00F151B1" w:rsidRPr="003952A3" w:rsidRDefault="00F151B1" w:rsidP="00FE0AB1">
            <w:pPr>
              <w:rPr>
                <w:cs/>
              </w:rPr>
            </w:pPr>
            <w:r>
              <w:t xml:space="preserve">3. </w:t>
            </w:r>
            <w:r>
              <w:rPr>
                <w:rFonts w:hint="cs"/>
                <w:cs/>
              </w:rPr>
              <w:t>ถ้ารหัสพนักงานไม่มีภายในระบบ จะไม่มีการทำงาน</w:t>
            </w:r>
          </w:p>
        </w:tc>
      </w:tr>
    </w:tbl>
    <w:p w14:paraId="52C5ED92" w14:textId="3C845093" w:rsidR="00F151B1" w:rsidRDefault="00F151B1" w:rsidP="00337633">
      <w:pPr>
        <w:spacing w:before="0" w:after="160"/>
        <w:jc w:val="left"/>
      </w:pP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11DCE969" w14:textId="77777777" w:rsidTr="00FE0AB1">
        <w:tc>
          <w:tcPr>
            <w:tcW w:w="5813" w:type="dxa"/>
            <w:gridSpan w:val="2"/>
          </w:tcPr>
          <w:p w14:paraId="2CF45294" w14:textId="77777777" w:rsidR="00F151B1" w:rsidRPr="003952A3" w:rsidRDefault="00F151B1" w:rsidP="00FE0AB1"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ดู</w:t>
            </w:r>
            <w:r w:rsidRPr="00726518">
              <w:rPr>
                <w:cs/>
              </w:rPr>
              <w:t>ประวัติการยืม</w:t>
            </w:r>
            <w:r>
              <w:rPr>
                <w:rFonts w:hint="cs"/>
                <w:cs/>
              </w:rPr>
              <w:t xml:space="preserve"> </w:t>
            </w:r>
            <w:r w:rsidRPr="00726518">
              <w:rPr>
                <w:cs/>
              </w:rPr>
              <w:t>คืน</w:t>
            </w:r>
            <w:r>
              <w:rPr>
                <w:rFonts w:hint="cs"/>
                <w:cs/>
              </w:rPr>
              <w:t xml:space="preserve"> </w:t>
            </w:r>
            <w:r>
              <w:t>(</w:t>
            </w:r>
            <w:r>
              <w:rPr>
                <w:rFonts w:hint="cs"/>
                <w:cs/>
              </w:rPr>
              <w:t>ผู้ดูแลระบบ</w:t>
            </w:r>
            <w:r>
              <w:t>)</w:t>
            </w:r>
          </w:p>
        </w:tc>
        <w:tc>
          <w:tcPr>
            <w:tcW w:w="1842" w:type="dxa"/>
          </w:tcPr>
          <w:p w14:paraId="3410BC7A" w14:textId="77777777" w:rsidR="00F151B1" w:rsidRPr="00AD1F05" w:rsidRDefault="00F151B1" w:rsidP="00FE0AB1">
            <w:pPr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011B5D74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7E495E11" w14:textId="77777777" w:rsidTr="00FE0AB1">
        <w:tc>
          <w:tcPr>
            <w:tcW w:w="5813" w:type="dxa"/>
            <w:gridSpan w:val="2"/>
          </w:tcPr>
          <w:p w14:paraId="62F31272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221798B0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น้อย</w:t>
            </w:r>
          </w:p>
        </w:tc>
      </w:tr>
      <w:tr w:rsidR="00F151B1" w:rsidRPr="003952A3" w14:paraId="32A103F4" w14:textId="77777777" w:rsidTr="00FE0AB1">
        <w:tc>
          <w:tcPr>
            <w:tcW w:w="9640" w:type="dxa"/>
            <w:gridSpan w:val="4"/>
          </w:tcPr>
          <w:p w14:paraId="5FAAB2FA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2A7A6B02" w14:textId="77777777" w:rsidTr="00FE0AB1">
        <w:tc>
          <w:tcPr>
            <w:tcW w:w="9640" w:type="dxa"/>
            <w:gridSpan w:val="4"/>
          </w:tcPr>
          <w:p w14:paraId="66216707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เป็นยูสเคสที่ใช้งานสำหรับการ</w:t>
            </w:r>
            <w:r>
              <w:rPr>
                <w:rFonts w:hint="cs"/>
                <w:cs/>
              </w:rPr>
              <w:t>ดู</w:t>
            </w:r>
            <w:r w:rsidRPr="00726518">
              <w:rPr>
                <w:cs/>
              </w:rPr>
              <w:t>ประวัติการยืม</w:t>
            </w:r>
            <w:r>
              <w:rPr>
                <w:rFonts w:hint="cs"/>
                <w:cs/>
              </w:rPr>
              <w:t xml:space="preserve"> </w:t>
            </w:r>
            <w:r w:rsidRPr="00726518">
              <w:rPr>
                <w:cs/>
              </w:rPr>
              <w:t>คืน</w:t>
            </w:r>
            <w:r>
              <w:rPr>
                <w:rFonts w:hint="cs"/>
                <w:cs/>
              </w:rPr>
              <w:t xml:space="preserve"> ของแต่ละผู้ใช้งาน</w:t>
            </w:r>
          </w:p>
        </w:tc>
      </w:tr>
      <w:tr w:rsidR="00F151B1" w:rsidRPr="003952A3" w14:paraId="4DDE87DC" w14:textId="77777777" w:rsidTr="00FE0AB1">
        <w:tc>
          <w:tcPr>
            <w:tcW w:w="9640" w:type="dxa"/>
            <w:gridSpan w:val="4"/>
          </w:tcPr>
          <w:p w14:paraId="3568020C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รดู</w:t>
            </w:r>
            <w:r w:rsidRPr="00726518">
              <w:rPr>
                <w:cs/>
              </w:rPr>
              <w:t>ประวัติการยืม</w:t>
            </w:r>
            <w:r>
              <w:rPr>
                <w:rFonts w:hint="cs"/>
                <w:cs/>
              </w:rPr>
              <w:t xml:space="preserve"> </w:t>
            </w:r>
            <w:r w:rsidRPr="00726518">
              <w:rPr>
                <w:cs/>
              </w:rPr>
              <w:t>คืน</w:t>
            </w:r>
            <w:r>
              <w:rPr>
                <w:rFonts w:hint="cs"/>
                <w:cs/>
              </w:rPr>
              <w:t xml:space="preserve"> หรือต้องการทำการยืม คืน</w:t>
            </w:r>
          </w:p>
          <w:p w14:paraId="7223436C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542EFC3A" w14:textId="77777777" w:rsidTr="00FE0AB1">
        <w:tc>
          <w:tcPr>
            <w:tcW w:w="9640" w:type="dxa"/>
            <w:gridSpan w:val="4"/>
          </w:tcPr>
          <w:p w14:paraId="6D0EE60D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6F9C6679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5E142392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45A57C5E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78A1044D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65489F19" w14:textId="77777777" w:rsidTr="00FE0AB1">
        <w:tc>
          <w:tcPr>
            <w:tcW w:w="2552" w:type="dxa"/>
          </w:tcPr>
          <w:p w14:paraId="298F1975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71D075EB" w14:textId="77777777" w:rsidR="00F151B1" w:rsidRPr="00391D69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>
              <w:t xml:space="preserve"> “MANAGE” </w:t>
            </w:r>
            <w:r>
              <w:rPr>
                <w:rFonts w:hint="cs"/>
                <w:cs/>
              </w:rPr>
              <w:t xml:space="preserve">และเลือกเมนู </w:t>
            </w:r>
            <w:r>
              <w:t>“</w:t>
            </w:r>
            <w:r>
              <w:rPr>
                <w:rFonts w:hint="cs"/>
                <w:cs/>
              </w:rPr>
              <w:t>จัดการยืม คืน ชำระเงิน</w:t>
            </w:r>
            <w:r>
              <w:t xml:space="preserve">” </w:t>
            </w:r>
          </w:p>
        </w:tc>
      </w:tr>
      <w:tr w:rsidR="00F151B1" w:rsidRPr="003952A3" w14:paraId="32E0936C" w14:textId="77777777" w:rsidTr="00FE0AB1">
        <w:tc>
          <w:tcPr>
            <w:tcW w:w="2552" w:type="dxa"/>
          </w:tcPr>
          <w:p w14:paraId="2E0C5D1F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2B5D3C57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แสดงรายการ</w:t>
            </w:r>
            <w:r w:rsidRPr="00726518">
              <w:rPr>
                <w:cs/>
              </w:rPr>
              <w:t>ประวัติการยืมคืน</w:t>
            </w:r>
          </w:p>
        </w:tc>
      </w:tr>
      <w:tr w:rsidR="00F151B1" w:rsidRPr="003952A3" w14:paraId="38A2A4A3" w14:textId="77777777" w:rsidTr="00FE0AB1">
        <w:tc>
          <w:tcPr>
            <w:tcW w:w="2552" w:type="dxa"/>
          </w:tcPr>
          <w:p w14:paraId="6C846A74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2EF4C446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7F1A8D10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375B5B45" w14:textId="77777777" w:rsidTr="00FE0AB1">
        <w:tc>
          <w:tcPr>
            <w:tcW w:w="2552" w:type="dxa"/>
          </w:tcPr>
          <w:p w14:paraId="5292C493" w14:textId="77777777" w:rsidR="00F151B1" w:rsidRPr="003952A3" w:rsidRDefault="00F151B1" w:rsidP="00FE0AB1"/>
        </w:tc>
        <w:tc>
          <w:tcPr>
            <w:tcW w:w="3261" w:type="dxa"/>
          </w:tcPr>
          <w:p w14:paraId="638C208E" w14:textId="77777777" w:rsidR="00F151B1" w:rsidRPr="007860E5" w:rsidRDefault="00F151B1" w:rsidP="00FE0AB1">
            <w:r w:rsidRPr="007860E5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7860E5">
              <w:rPr>
                <w:rFonts w:hint="cs"/>
                <w:cs/>
              </w:rPr>
              <w:t xml:space="preserve">เลือกเมนู </w:t>
            </w:r>
            <w:r w:rsidRPr="007860E5">
              <w:t>“</w:t>
            </w:r>
            <w:r>
              <w:t>MANAGE</w:t>
            </w:r>
            <w:r w:rsidRPr="007860E5">
              <w:t>”</w:t>
            </w:r>
          </w:p>
          <w:p w14:paraId="11C9C9AC" w14:textId="77777777" w:rsidR="00F151B1" w:rsidRDefault="00F151B1" w:rsidP="00FE0AB1">
            <w:r w:rsidRPr="007860E5">
              <w:lastRenderedPageBreak/>
              <w:t xml:space="preserve">2. </w:t>
            </w:r>
            <w:r w:rsidRPr="007860E5">
              <w:rPr>
                <w:rFonts w:hint="cs"/>
                <w:cs/>
              </w:rPr>
              <w:t xml:space="preserve">เลือกเมนู </w:t>
            </w:r>
            <w:r w:rsidRPr="007860E5">
              <w:t>“</w:t>
            </w:r>
            <w:r>
              <w:rPr>
                <w:rFonts w:hint="cs"/>
                <w:cs/>
              </w:rPr>
              <w:t>จัดการยืม คืน ชำระเงิน</w:t>
            </w:r>
            <w:r w:rsidRPr="007860E5">
              <w:t>”</w:t>
            </w:r>
          </w:p>
          <w:p w14:paraId="054A760C" w14:textId="77777777" w:rsidR="00F151B1" w:rsidRPr="007860E5" w:rsidRDefault="00F151B1" w:rsidP="00FE0AB1">
            <w:pPr>
              <w:rPr>
                <w:cs/>
              </w:rPr>
            </w:pPr>
            <w:r>
              <w:t xml:space="preserve">3. </w:t>
            </w:r>
            <w:r>
              <w:rPr>
                <w:rFonts w:hint="cs"/>
                <w:cs/>
              </w:rPr>
              <w:t>กรอกรหัสพนักงาน และกดปุ่มยืนยัน</w:t>
            </w:r>
          </w:p>
          <w:p w14:paraId="149F646F" w14:textId="77777777" w:rsidR="00F151B1" w:rsidRPr="00286180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 </w:t>
            </w:r>
          </w:p>
        </w:tc>
        <w:tc>
          <w:tcPr>
            <w:tcW w:w="3827" w:type="dxa"/>
            <w:gridSpan w:val="2"/>
          </w:tcPr>
          <w:p w14:paraId="41DCA109" w14:textId="77777777" w:rsidR="00F151B1" w:rsidRDefault="00F151B1" w:rsidP="00FE0AB1"/>
          <w:p w14:paraId="481A9E47" w14:textId="77777777" w:rsidR="00F151B1" w:rsidRDefault="00F151B1" w:rsidP="00FE0AB1"/>
          <w:p w14:paraId="4036D2A0" w14:textId="77777777" w:rsidR="00F151B1" w:rsidRDefault="00F151B1" w:rsidP="00FE0AB1"/>
          <w:p w14:paraId="123B0CE2" w14:textId="77777777" w:rsidR="00F151B1" w:rsidRDefault="00F151B1" w:rsidP="00FE0AB1"/>
          <w:p w14:paraId="7E69FBE3" w14:textId="77777777" w:rsidR="00F151B1" w:rsidRDefault="00F151B1" w:rsidP="00FE0AB1"/>
          <w:p w14:paraId="42F11FBD" w14:textId="77777777" w:rsidR="00F151B1" w:rsidRPr="00286180" w:rsidRDefault="00F151B1" w:rsidP="00FE0AB1">
            <w:pPr>
              <w:rPr>
                <w:cs/>
              </w:rPr>
            </w:pPr>
            <w:r>
              <w:t xml:space="preserve">4. </w:t>
            </w:r>
            <w:r>
              <w:rPr>
                <w:rFonts w:hint="cs"/>
                <w:cs/>
              </w:rPr>
              <w:t>แสดงชื่อ นามสกุล รหัสพนักงาน และประวัติการยืม คืน</w:t>
            </w:r>
          </w:p>
        </w:tc>
      </w:tr>
      <w:tr w:rsidR="00F151B1" w:rsidRPr="003952A3" w14:paraId="4615D25A" w14:textId="77777777" w:rsidTr="00FE0AB1">
        <w:tc>
          <w:tcPr>
            <w:tcW w:w="2552" w:type="dxa"/>
          </w:tcPr>
          <w:p w14:paraId="46C93617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lastRenderedPageBreak/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302CE9E5" w14:textId="77777777" w:rsidR="00F151B1" w:rsidRPr="003952A3" w:rsidRDefault="00F151B1" w:rsidP="00FE0AB1">
            <w:pPr>
              <w:rPr>
                <w:cs/>
              </w:rPr>
            </w:pPr>
            <w:r>
              <w:t xml:space="preserve">3. </w:t>
            </w:r>
            <w:r>
              <w:rPr>
                <w:rFonts w:hint="cs"/>
                <w:cs/>
              </w:rPr>
              <w:t>ถ้ารหัสพนักงานไม่มีภายในระบบ จะไม่มีการดำเนินการใด ๆ</w:t>
            </w:r>
          </w:p>
        </w:tc>
      </w:tr>
    </w:tbl>
    <w:p w14:paraId="3B13FE21" w14:textId="7BF6420A" w:rsidR="00F151B1" w:rsidRDefault="00F151B1" w:rsidP="00337633">
      <w:pPr>
        <w:spacing w:before="0" w:after="160"/>
        <w:jc w:val="left"/>
      </w:pP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10924405" w14:textId="77777777" w:rsidTr="00FE0AB1">
        <w:tc>
          <w:tcPr>
            <w:tcW w:w="5813" w:type="dxa"/>
            <w:gridSpan w:val="2"/>
          </w:tcPr>
          <w:p w14:paraId="11FCEB0F" w14:textId="77777777" w:rsidR="00F151B1" w:rsidRPr="003952A3" w:rsidRDefault="00F151B1" w:rsidP="00FE0AB1"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ดู</w:t>
            </w:r>
            <w:r w:rsidRPr="00726518">
              <w:rPr>
                <w:cs/>
              </w:rPr>
              <w:t>ประวัติการยืม</w:t>
            </w:r>
            <w:r>
              <w:rPr>
                <w:rFonts w:hint="cs"/>
                <w:cs/>
              </w:rPr>
              <w:t xml:space="preserve"> </w:t>
            </w:r>
            <w:r w:rsidRPr="00726518">
              <w:rPr>
                <w:cs/>
              </w:rPr>
              <w:t>คืน</w:t>
            </w:r>
            <w:r>
              <w:rPr>
                <w:rFonts w:hint="cs"/>
                <w:cs/>
              </w:rPr>
              <w:t xml:space="preserve"> </w:t>
            </w:r>
            <w:r>
              <w:t>(</w:t>
            </w:r>
            <w:r>
              <w:rPr>
                <w:rFonts w:hint="cs"/>
                <w:cs/>
              </w:rPr>
              <w:t>ผู้ใช้งานทั่วไป</w:t>
            </w:r>
            <w:r>
              <w:t>)</w:t>
            </w:r>
          </w:p>
        </w:tc>
        <w:tc>
          <w:tcPr>
            <w:tcW w:w="1842" w:type="dxa"/>
          </w:tcPr>
          <w:p w14:paraId="2ED24FD4" w14:textId="77777777" w:rsidR="00F151B1" w:rsidRPr="00AD1F05" w:rsidRDefault="00F151B1" w:rsidP="00FE0AB1">
            <w:pPr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554D4664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1B228809" w14:textId="77777777" w:rsidTr="00FE0AB1">
        <w:tc>
          <w:tcPr>
            <w:tcW w:w="5813" w:type="dxa"/>
            <w:gridSpan w:val="2"/>
          </w:tcPr>
          <w:p w14:paraId="5648378D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ผู้ใช้งานทั่วไป</w:t>
            </w:r>
          </w:p>
        </w:tc>
        <w:tc>
          <w:tcPr>
            <w:tcW w:w="3827" w:type="dxa"/>
            <w:gridSpan w:val="2"/>
          </w:tcPr>
          <w:p w14:paraId="2B87FDDB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น้อย</w:t>
            </w:r>
          </w:p>
        </w:tc>
      </w:tr>
      <w:tr w:rsidR="00F151B1" w:rsidRPr="003952A3" w14:paraId="4E421F00" w14:textId="77777777" w:rsidTr="00FE0AB1">
        <w:tc>
          <w:tcPr>
            <w:tcW w:w="9640" w:type="dxa"/>
            <w:gridSpan w:val="4"/>
          </w:tcPr>
          <w:p w14:paraId="16C99411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3B59B016" w14:textId="77777777" w:rsidTr="00FE0AB1">
        <w:tc>
          <w:tcPr>
            <w:tcW w:w="9640" w:type="dxa"/>
            <w:gridSpan w:val="4"/>
          </w:tcPr>
          <w:p w14:paraId="59AC2022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เป็นยูสเคสที่ใช้งานสำหรับการ</w:t>
            </w:r>
            <w:r>
              <w:rPr>
                <w:rFonts w:hint="cs"/>
                <w:cs/>
              </w:rPr>
              <w:t>ดู</w:t>
            </w:r>
            <w:r w:rsidRPr="00726518">
              <w:rPr>
                <w:cs/>
              </w:rPr>
              <w:t>ประวัติการยืม</w:t>
            </w:r>
            <w:r>
              <w:rPr>
                <w:rFonts w:hint="cs"/>
                <w:cs/>
              </w:rPr>
              <w:t xml:space="preserve"> </w:t>
            </w:r>
            <w:r w:rsidRPr="00726518">
              <w:rPr>
                <w:cs/>
              </w:rPr>
              <w:t>คืน</w:t>
            </w:r>
            <w:r>
              <w:rPr>
                <w:rFonts w:hint="cs"/>
                <w:cs/>
              </w:rPr>
              <w:t xml:space="preserve"> ของแต่ละผู้ใช้งาน</w:t>
            </w:r>
          </w:p>
        </w:tc>
      </w:tr>
      <w:tr w:rsidR="00F151B1" w:rsidRPr="003952A3" w14:paraId="67775F75" w14:textId="77777777" w:rsidTr="00FE0AB1">
        <w:tc>
          <w:tcPr>
            <w:tcW w:w="9640" w:type="dxa"/>
            <w:gridSpan w:val="4"/>
          </w:tcPr>
          <w:p w14:paraId="7AC51FDE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รดู</w:t>
            </w:r>
            <w:r w:rsidRPr="00726518">
              <w:rPr>
                <w:cs/>
              </w:rPr>
              <w:t>ประวัติการยืม</w:t>
            </w:r>
            <w:r>
              <w:rPr>
                <w:rFonts w:hint="cs"/>
                <w:cs/>
              </w:rPr>
              <w:t xml:space="preserve"> </w:t>
            </w:r>
            <w:r w:rsidRPr="00726518">
              <w:rPr>
                <w:cs/>
              </w:rPr>
              <w:t>คืน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หลังจากได้มีการใช้บริการห้องสมุดแล้ว</w:t>
            </w:r>
          </w:p>
          <w:p w14:paraId="77648CB8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597CCEA9" w14:textId="77777777" w:rsidTr="00FE0AB1">
        <w:tc>
          <w:tcPr>
            <w:tcW w:w="9640" w:type="dxa"/>
            <w:gridSpan w:val="4"/>
          </w:tcPr>
          <w:p w14:paraId="69960C01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3C576FE9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016D068E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4EA11EF2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162D0DF3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46455F79" w14:textId="77777777" w:rsidTr="00FE0AB1">
        <w:tc>
          <w:tcPr>
            <w:tcW w:w="2552" w:type="dxa"/>
          </w:tcPr>
          <w:p w14:paraId="241109C1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3CAFFB38" w14:textId="77777777" w:rsidR="00F151B1" w:rsidRPr="00103113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ต้องมีการเข้าสู่ระบบโดยสถานะสิทธิเป็นผู้ใช้งานทั่วไป เลือกเมนู</w:t>
            </w:r>
            <w:r>
              <w:t xml:space="preserve"> “HISTORY”</w:t>
            </w:r>
          </w:p>
        </w:tc>
      </w:tr>
      <w:tr w:rsidR="00F151B1" w:rsidRPr="003952A3" w14:paraId="4904C090" w14:textId="77777777" w:rsidTr="00FE0AB1">
        <w:tc>
          <w:tcPr>
            <w:tcW w:w="2552" w:type="dxa"/>
          </w:tcPr>
          <w:p w14:paraId="6E6C6D69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50AE47C9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แสดงรายการ</w:t>
            </w:r>
            <w:r w:rsidRPr="00726518">
              <w:rPr>
                <w:cs/>
              </w:rPr>
              <w:t>ประวัติการยืมคืน</w:t>
            </w:r>
          </w:p>
        </w:tc>
      </w:tr>
      <w:tr w:rsidR="00F151B1" w:rsidRPr="003952A3" w14:paraId="0DE0B513" w14:textId="77777777" w:rsidTr="00FE0AB1">
        <w:tc>
          <w:tcPr>
            <w:tcW w:w="2552" w:type="dxa"/>
          </w:tcPr>
          <w:p w14:paraId="565C2648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28358D6C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297F25FA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4686A60E" w14:textId="77777777" w:rsidTr="00FE0AB1">
        <w:tc>
          <w:tcPr>
            <w:tcW w:w="2552" w:type="dxa"/>
          </w:tcPr>
          <w:p w14:paraId="008F57CC" w14:textId="77777777" w:rsidR="00F151B1" w:rsidRPr="003952A3" w:rsidRDefault="00F151B1" w:rsidP="00FE0AB1"/>
        </w:tc>
        <w:tc>
          <w:tcPr>
            <w:tcW w:w="3261" w:type="dxa"/>
          </w:tcPr>
          <w:p w14:paraId="1627E1F0" w14:textId="77777777" w:rsidR="00F151B1" w:rsidRPr="007860E5" w:rsidRDefault="00F151B1" w:rsidP="00FE0AB1">
            <w:r w:rsidRPr="007860E5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7860E5">
              <w:rPr>
                <w:rFonts w:hint="cs"/>
                <w:cs/>
              </w:rPr>
              <w:t xml:space="preserve">เลือกเมนู </w:t>
            </w:r>
            <w:r w:rsidRPr="007860E5">
              <w:t>“</w:t>
            </w:r>
            <w:r>
              <w:t>HISTORY</w:t>
            </w:r>
            <w:r w:rsidRPr="007860E5">
              <w:t>”</w:t>
            </w:r>
          </w:p>
          <w:p w14:paraId="131369D7" w14:textId="77777777" w:rsidR="00F151B1" w:rsidRPr="00286180" w:rsidRDefault="00F151B1" w:rsidP="00FE0AB1">
            <w:pPr>
              <w:rPr>
                <w:cs/>
              </w:rPr>
            </w:pPr>
          </w:p>
        </w:tc>
        <w:tc>
          <w:tcPr>
            <w:tcW w:w="3827" w:type="dxa"/>
            <w:gridSpan w:val="2"/>
          </w:tcPr>
          <w:p w14:paraId="6AD01E2E" w14:textId="77777777" w:rsidR="00F151B1" w:rsidRDefault="00F151B1" w:rsidP="00FE0AB1"/>
          <w:p w14:paraId="4D22AE54" w14:textId="77777777" w:rsidR="00F151B1" w:rsidRPr="00286180" w:rsidRDefault="00F151B1" w:rsidP="00FE0AB1">
            <w:pPr>
              <w:rPr>
                <w:cs/>
              </w:rPr>
            </w:pPr>
            <w:r>
              <w:t xml:space="preserve">2. </w:t>
            </w:r>
            <w:r>
              <w:rPr>
                <w:rFonts w:hint="cs"/>
                <w:cs/>
              </w:rPr>
              <w:t>แสดงข้อมูลประวัติการยืม คืน</w:t>
            </w:r>
          </w:p>
        </w:tc>
      </w:tr>
      <w:tr w:rsidR="00F151B1" w:rsidRPr="003952A3" w14:paraId="3C955291" w14:textId="77777777" w:rsidTr="00FE0AB1">
        <w:tc>
          <w:tcPr>
            <w:tcW w:w="2552" w:type="dxa"/>
          </w:tcPr>
          <w:p w14:paraId="369D4340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4A29B1C3" w14:textId="77777777" w:rsidR="00F151B1" w:rsidRPr="003952A3" w:rsidRDefault="00F151B1" w:rsidP="00FE0AB1">
            <w:pPr>
              <w:rPr>
                <w:cs/>
              </w:rPr>
            </w:pPr>
            <w:r>
              <w:t>-</w:t>
            </w:r>
          </w:p>
        </w:tc>
      </w:tr>
    </w:tbl>
    <w:p w14:paraId="315071AB" w14:textId="7B173683" w:rsidR="00F151B1" w:rsidRDefault="00F151B1" w:rsidP="00337633">
      <w:pPr>
        <w:spacing w:before="0" w:after="160"/>
        <w:jc w:val="left"/>
      </w:pP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7287DE62" w14:textId="77777777" w:rsidTr="00FE0AB1">
        <w:tc>
          <w:tcPr>
            <w:tcW w:w="5813" w:type="dxa"/>
            <w:gridSpan w:val="2"/>
          </w:tcPr>
          <w:p w14:paraId="0EAED81E" w14:textId="77777777" w:rsidR="00F151B1" w:rsidRPr="003952A3" w:rsidRDefault="00F151B1" w:rsidP="00FE0AB1"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จัดการหนังสือ</w:t>
            </w:r>
            <w:r>
              <w:t>(</w:t>
            </w:r>
            <w:r>
              <w:rPr>
                <w:rFonts w:hint="cs"/>
                <w:cs/>
              </w:rPr>
              <w:t>เพิ่ม</w:t>
            </w:r>
            <w:r>
              <w:t>)</w:t>
            </w:r>
          </w:p>
        </w:tc>
        <w:tc>
          <w:tcPr>
            <w:tcW w:w="1842" w:type="dxa"/>
          </w:tcPr>
          <w:p w14:paraId="64A5C2F3" w14:textId="77777777" w:rsidR="00F151B1" w:rsidRPr="00AD1F05" w:rsidRDefault="00F151B1" w:rsidP="00FE0AB1">
            <w:pPr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4634CC21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241EE932" w14:textId="77777777" w:rsidTr="00FE0AB1">
        <w:tc>
          <w:tcPr>
            <w:tcW w:w="5813" w:type="dxa"/>
            <w:gridSpan w:val="2"/>
          </w:tcPr>
          <w:p w14:paraId="616B51FB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6D34F81A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773615CC" w14:textId="77777777" w:rsidTr="00FE0AB1">
        <w:tc>
          <w:tcPr>
            <w:tcW w:w="9640" w:type="dxa"/>
            <w:gridSpan w:val="4"/>
          </w:tcPr>
          <w:p w14:paraId="50E4DE6E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228221F8" w14:textId="77777777" w:rsidTr="00FE0AB1">
        <w:tc>
          <w:tcPr>
            <w:tcW w:w="9640" w:type="dxa"/>
            <w:gridSpan w:val="4"/>
          </w:tcPr>
          <w:p w14:paraId="70EF2C44" w14:textId="77777777" w:rsidR="00F151B1" w:rsidRPr="00873F58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เป็นยูสเคสที่ใช้งานสำหรับเพิ่มรายการหนังสือเข้าสู่ระบบ</w:t>
            </w:r>
          </w:p>
        </w:tc>
      </w:tr>
      <w:tr w:rsidR="00F151B1" w:rsidRPr="003952A3" w14:paraId="25C6086C" w14:textId="77777777" w:rsidTr="00FE0AB1">
        <w:tc>
          <w:tcPr>
            <w:tcW w:w="9640" w:type="dxa"/>
            <w:gridSpan w:val="4"/>
          </w:tcPr>
          <w:p w14:paraId="755DE4E8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รใช้งานสำหรับเพิ่มรายการหนังสือเข้าสู่ระบบ</w:t>
            </w:r>
          </w:p>
          <w:p w14:paraId="2E2392DE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3B524A58" w14:textId="77777777" w:rsidTr="00FE0AB1">
        <w:tc>
          <w:tcPr>
            <w:tcW w:w="9640" w:type="dxa"/>
            <w:gridSpan w:val="4"/>
          </w:tcPr>
          <w:p w14:paraId="393DCC6F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12D896D1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1A1E9743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229D95D2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128960C6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448F763C" w14:textId="77777777" w:rsidTr="00FE0AB1">
        <w:tc>
          <w:tcPr>
            <w:tcW w:w="2552" w:type="dxa"/>
          </w:tcPr>
          <w:p w14:paraId="5EFAF792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5CF88191" w14:textId="77777777" w:rsidR="00F151B1" w:rsidRPr="00B13758" w:rsidRDefault="00F151B1" w:rsidP="00FE0AB1">
            <w:pPr>
              <w:rPr>
                <w:cs/>
              </w:rPr>
            </w:pPr>
            <w:r w:rsidRPr="00B1375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B13758">
              <w:t xml:space="preserve"> “</w:t>
            </w:r>
            <w:r>
              <w:t>SETTING</w:t>
            </w:r>
            <w:r w:rsidRPr="00B13758">
              <w:t xml:space="preserve">” </w:t>
            </w:r>
            <w:r w:rsidRPr="00B13758">
              <w:rPr>
                <w:rFonts w:hint="cs"/>
                <w:cs/>
              </w:rPr>
              <w:t xml:space="preserve">และเลือกเมนู </w:t>
            </w:r>
            <w:r w:rsidRPr="00B13758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หนังสือ</w:t>
            </w:r>
            <w:r w:rsidRPr="00B13758">
              <w:t>”</w:t>
            </w:r>
          </w:p>
        </w:tc>
      </w:tr>
      <w:tr w:rsidR="00F151B1" w:rsidRPr="003952A3" w14:paraId="4D3D4FF4" w14:textId="77777777" w:rsidTr="00FE0AB1">
        <w:tc>
          <w:tcPr>
            <w:tcW w:w="2552" w:type="dxa"/>
          </w:tcPr>
          <w:p w14:paraId="4EB7BE7A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7A13309F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แสดงข้อมูลรายการหนังสือที่ถูกเพิ่มใหม่</w:t>
            </w:r>
          </w:p>
        </w:tc>
      </w:tr>
      <w:tr w:rsidR="00F151B1" w:rsidRPr="003952A3" w14:paraId="1FE41798" w14:textId="77777777" w:rsidTr="00FE0AB1">
        <w:tc>
          <w:tcPr>
            <w:tcW w:w="2552" w:type="dxa"/>
          </w:tcPr>
          <w:p w14:paraId="443117C9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2A6A5330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4C0611C2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06A17071" w14:textId="77777777" w:rsidTr="00FE0AB1">
        <w:tc>
          <w:tcPr>
            <w:tcW w:w="2552" w:type="dxa"/>
          </w:tcPr>
          <w:p w14:paraId="0C69ED13" w14:textId="77777777" w:rsidR="00F151B1" w:rsidRPr="003952A3" w:rsidRDefault="00F151B1" w:rsidP="00FE0AB1"/>
        </w:tc>
        <w:tc>
          <w:tcPr>
            <w:tcW w:w="3261" w:type="dxa"/>
          </w:tcPr>
          <w:p w14:paraId="56B8B6FC" w14:textId="77777777" w:rsidR="00F151B1" w:rsidRPr="000A681E" w:rsidRDefault="00F151B1" w:rsidP="00FE0AB1"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0750CD86" w14:textId="77777777" w:rsidR="00F151B1" w:rsidRDefault="00F151B1" w:rsidP="00FE0AB1">
            <w:pPr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หนังสือ</w:t>
            </w:r>
            <w:r w:rsidRPr="000A681E">
              <w:t>”</w:t>
            </w:r>
          </w:p>
          <w:p w14:paraId="41E93757" w14:textId="77777777" w:rsidR="00F151B1" w:rsidRDefault="00F151B1" w:rsidP="00FE0AB1">
            <w:pPr>
              <w:rPr>
                <w:szCs w:val="40"/>
              </w:rPr>
            </w:pPr>
            <w:r>
              <w:rPr>
                <w:szCs w:val="40"/>
              </w:rPr>
              <w:lastRenderedPageBreak/>
              <w:t xml:space="preserve">3.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rPr>
                <w:rFonts w:hint="cs"/>
                <w:cs/>
              </w:rPr>
              <w:t>หนังสือใหม่</w:t>
            </w:r>
            <w:r w:rsidRPr="000A681E">
              <w:t>”</w:t>
            </w:r>
          </w:p>
          <w:p w14:paraId="2AFCDE25" w14:textId="77777777" w:rsidR="00F151B1" w:rsidRDefault="00F151B1" w:rsidP="00FE0AB1">
            <w:pPr>
              <w:rPr>
                <w:szCs w:val="40"/>
              </w:rPr>
            </w:pPr>
            <w:r>
              <w:rPr>
                <w:szCs w:val="40"/>
              </w:rPr>
              <w:t xml:space="preserve">4. </w:t>
            </w:r>
            <w:r w:rsidRPr="00CE31A7">
              <w:rPr>
                <w:rFonts w:hint="cs"/>
                <w:sz w:val="24"/>
                <w:cs/>
              </w:rPr>
              <w:t>กรอกข้อมูลหนังสือ</w:t>
            </w:r>
            <w:r>
              <w:rPr>
                <w:rFonts w:hint="cs"/>
                <w:szCs w:val="40"/>
                <w:cs/>
              </w:rPr>
              <w:t xml:space="preserve"> </w:t>
            </w:r>
            <w:r>
              <w:rPr>
                <w:rFonts w:hint="cs"/>
                <w:cs/>
              </w:rPr>
              <w:t>แล้วกดปุ่มยืนยัน</w:t>
            </w:r>
          </w:p>
          <w:p w14:paraId="41E30D9A" w14:textId="77777777" w:rsidR="00F151B1" w:rsidRPr="00286180" w:rsidRDefault="00F151B1" w:rsidP="00FE0AB1">
            <w:pPr>
              <w:rPr>
                <w:cs/>
              </w:rPr>
            </w:pPr>
          </w:p>
        </w:tc>
        <w:tc>
          <w:tcPr>
            <w:tcW w:w="3827" w:type="dxa"/>
            <w:gridSpan w:val="2"/>
          </w:tcPr>
          <w:p w14:paraId="3E8DB6D2" w14:textId="77777777" w:rsidR="00F151B1" w:rsidRDefault="00F151B1" w:rsidP="00FE0AB1"/>
          <w:p w14:paraId="5DAB6304" w14:textId="77777777" w:rsidR="00F151B1" w:rsidRDefault="00F151B1" w:rsidP="00FE0AB1"/>
          <w:p w14:paraId="13026A4C" w14:textId="77777777" w:rsidR="00F151B1" w:rsidRDefault="00F151B1" w:rsidP="00FE0AB1"/>
          <w:p w14:paraId="5EB490EB" w14:textId="77777777" w:rsidR="00F151B1" w:rsidRDefault="00F151B1" w:rsidP="00FE0AB1"/>
          <w:p w14:paraId="502860C3" w14:textId="77777777" w:rsidR="00F151B1" w:rsidRDefault="00F151B1" w:rsidP="00FE0AB1"/>
          <w:p w14:paraId="3814E711" w14:textId="77777777" w:rsidR="00F151B1" w:rsidRDefault="00F151B1" w:rsidP="00FE0AB1">
            <w:r>
              <w:rPr>
                <w:rFonts w:hint="cs"/>
                <w:cs/>
              </w:rPr>
              <w:t>5. ทำการบันทึกข้อมูล</w:t>
            </w:r>
          </w:p>
          <w:p w14:paraId="14F142EE" w14:textId="77777777" w:rsidR="00F151B1" w:rsidRPr="00286180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6. แสดงรายการหนังสือที่ถูกเพิ่มใหม่</w:t>
            </w:r>
          </w:p>
        </w:tc>
      </w:tr>
      <w:tr w:rsidR="00F151B1" w:rsidRPr="003952A3" w14:paraId="7551E597" w14:textId="77777777" w:rsidTr="00FE0AB1">
        <w:tc>
          <w:tcPr>
            <w:tcW w:w="2552" w:type="dxa"/>
          </w:tcPr>
          <w:p w14:paraId="7A635991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lastRenderedPageBreak/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50700A8F" w14:textId="77777777" w:rsidR="00F151B1" w:rsidRPr="003952A3" w:rsidRDefault="00F151B1" w:rsidP="00FE0AB1">
            <w:pPr>
              <w:rPr>
                <w:cs/>
              </w:rPr>
            </w:pPr>
            <w:r>
              <w:t xml:space="preserve">4. </w:t>
            </w:r>
            <w:r>
              <w:rPr>
                <w:rFonts w:hint="cs"/>
                <w:cs/>
              </w:rPr>
              <w:t>กรอกข้อมูลไม่ครบ ระบบจะไม่ดำเนินการต่อ</w:t>
            </w:r>
          </w:p>
        </w:tc>
      </w:tr>
    </w:tbl>
    <w:p w14:paraId="4493342E" w14:textId="103ED0EF" w:rsidR="00F151B1" w:rsidRDefault="00F151B1" w:rsidP="00337633">
      <w:pPr>
        <w:spacing w:before="0" w:after="160"/>
        <w:jc w:val="left"/>
      </w:pP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629A6F53" w14:textId="77777777" w:rsidTr="00FE0AB1">
        <w:tc>
          <w:tcPr>
            <w:tcW w:w="5813" w:type="dxa"/>
            <w:gridSpan w:val="2"/>
          </w:tcPr>
          <w:p w14:paraId="6E10564D" w14:textId="77777777" w:rsidR="00F151B1" w:rsidRPr="003952A3" w:rsidRDefault="00F151B1" w:rsidP="00FE0AB1"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จัดการหนังสือ</w:t>
            </w:r>
            <w:r>
              <w:t>(</w:t>
            </w:r>
            <w:r>
              <w:rPr>
                <w:rFonts w:hint="cs"/>
                <w:cs/>
              </w:rPr>
              <w:t>แก้ไข</w:t>
            </w:r>
            <w:r>
              <w:t>)</w:t>
            </w:r>
          </w:p>
        </w:tc>
        <w:tc>
          <w:tcPr>
            <w:tcW w:w="1842" w:type="dxa"/>
          </w:tcPr>
          <w:p w14:paraId="03CBC961" w14:textId="77777777" w:rsidR="00F151B1" w:rsidRPr="00AD1F05" w:rsidRDefault="00F151B1" w:rsidP="00FE0AB1">
            <w:pPr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3BF93607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10A0588A" w14:textId="77777777" w:rsidTr="00FE0AB1">
        <w:tc>
          <w:tcPr>
            <w:tcW w:w="5813" w:type="dxa"/>
            <w:gridSpan w:val="2"/>
          </w:tcPr>
          <w:p w14:paraId="59ADB99D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78B69C8A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03FFEAE5" w14:textId="77777777" w:rsidTr="00FE0AB1">
        <w:tc>
          <w:tcPr>
            <w:tcW w:w="9640" w:type="dxa"/>
            <w:gridSpan w:val="4"/>
          </w:tcPr>
          <w:p w14:paraId="72716A17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21948800" w14:textId="77777777" w:rsidTr="00FE0AB1">
        <w:tc>
          <w:tcPr>
            <w:tcW w:w="9640" w:type="dxa"/>
            <w:gridSpan w:val="4"/>
          </w:tcPr>
          <w:p w14:paraId="0BE31475" w14:textId="77777777" w:rsidR="00F151B1" w:rsidRPr="00873F58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เป็นยูสเคสที่ใช้งานสำหรับแก้ไขข้อมูลหนังสือ เมื่อมีข้อมูลที่ผิดพลาดจากการเพิ่ม</w:t>
            </w:r>
          </w:p>
        </w:tc>
      </w:tr>
      <w:tr w:rsidR="00F151B1" w:rsidRPr="003952A3" w14:paraId="22D65933" w14:textId="77777777" w:rsidTr="00FE0AB1">
        <w:tc>
          <w:tcPr>
            <w:tcW w:w="9640" w:type="dxa"/>
            <w:gridSpan w:val="4"/>
          </w:tcPr>
          <w:p w14:paraId="5A322404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รใช้งานสำหรับแก้ไขข้อมูลหนังสือ</w:t>
            </w:r>
          </w:p>
          <w:p w14:paraId="509C9A40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1B855141" w14:textId="77777777" w:rsidTr="00FE0AB1">
        <w:tc>
          <w:tcPr>
            <w:tcW w:w="9640" w:type="dxa"/>
            <w:gridSpan w:val="4"/>
          </w:tcPr>
          <w:p w14:paraId="1428CC1A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7C2ABB5D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0E62C84A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7EAA68C4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6A8215A5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44108E33" w14:textId="77777777" w:rsidTr="00FE0AB1">
        <w:tc>
          <w:tcPr>
            <w:tcW w:w="2552" w:type="dxa"/>
          </w:tcPr>
          <w:p w14:paraId="648AFD2F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431FD45B" w14:textId="77777777" w:rsidR="00F151B1" w:rsidRDefault="00F151B1" w:rsidP="00FE0AB1">
            <w:r w:rsidRPr="00741D7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741D7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741D78">
              <w:t xml:space="preserve"> “SETTING” </w:t>
            </w:r>
            <w:r w:rsidRPr="00741D78">
              <w:rPr>
                <w:rFonts w:hint="cs"/>
                <w:cs/>
              </w:rPr>
              <w:t xml:space="preserve">และเลือกเมนู </w:t>
            </w:r>
            <w:r w:rsidRPr="00741D78">
              <w:t>“</w:t>
            </w:r>
            <w:r w:rsidRPr="00741D78">
              <w:rPr>
                <w:rFonts w:hint="cs"/>
                <w:cs/>
              </w:rPr>
              <w:t>จัดการหนังสือ</w:t>
            </w:r>
            <w:r w:rsidRPr="00741D78">
              <w:t>”</w:t>
            </w:r>
          </w:p>
          <w:p w14:paraId="3722908F" w14:textId="77777777" w:rsidR="00F151B1" w:rsidRPr="00741D78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2. ต้องมีรายการหนังสือ</w:t>
            </w:r>
          </w:p>
        </w:tc>
      </w:tr>
      <w:tr w:rsidR="00F151B1" w:rsidRPr="003952A3" w14:paraId="0E6BE898" w14:textId="77777777" w:rsidTr="00FE0AB1">
        <w:tc>
          <w:tcPr>
            <w:tcW w:w="2552" w:type="dxa"/>
          </w:tcPr>
          <w:p w14:paraId="4A2C029C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156CEA79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แสดงข้อมูลรายการหนังสือที่ถูกแก้ไข</w:t>
            </w:r>
          </w:p>
        </w:tc>
      </w:tr>
      <w:tr w:rsidR="00F151B1" w:rsidRPr="003952A3" w14:paraId="454D80D2" w14:textId="77777777" w:rsidTr="00FE0AB1">
        <w:tc>
          <w:tcPr>
            <w:tcW w:w="2552" w:type="dxa"/>
          </w:tcPr>
          <w:p w14:paraId="5CC6D161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lastRenderedPageBreak/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525B5EFD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1657E734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16E027AC" w14:textId="77777777" w:rsidTr="00FE0AB1">
        <w:tc>
          <w:tcPr>
            <w:tcW w:w="2552" w:type="dxa"/>
          </w:tcPr>
          <w:p w14:paraId="4953C457" w14:textId="77777777" w:rsidR="00F151B1" w:rsidRPr="003952A3" w:rsidRDefault="00F151B1" w:rsidP="00FE0AB1"/>
        </w:tc>
        <w:tc>
          <w:tcPr>
            <w:tcW w:w="3261" w:type="dxa"/>
          </w:tcPr>
          <w:p w14:paraId="2DA02575" w14:textId="77777777" w:rsidR="00F151B1" w:rsidRPr="000A681E" w:rsidRDefault="00F151B1" w:rsidP="00FE0AB1"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73C9C9E6" w14:textId="77777777" w:rsidR="00F151B1" w:rsidRDefault="00F151B1" w:rsidP="00FE0AB1">
            <w:pPr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หนังสือ</w:t>
            </w:r>
            <w:r w:rsidRPr="000A681E">
              <w:t>”</w:t>
            </w:r>
          </w:p>
          <w:p w14:paraId="1F5378F0" w14:textId="77777777" w:rsidR="00F151B1" w:rsidRPr="00741D78" w:rsidRDefault="00F151B1" w:rsidP="00FE0AB1">
            <w:pPr>
              <w:rPr>
                <w:sz w:val="24"/>
                <w:cs/>
              </w:rPr>
            </w:pPr>
            <w:r>
              <w:rPr>
                <w:szCs w:val="40"/>
              </w:rPr>
              <w:t xml:space="preserve">3. </w:t>
            </w:r>
            <w:r>
              <w:rPr>
                <w:rFonts w:hint="cs"/>
                <w:sz w:val="24"/>
                <w:cs/>
              </w:rPr>
              <w:t>กดปุ่มแก้ไขภายในตารางรายการหนังสือ</w:t>
            </w:r>
          </w:p>
          <w:p w14:paraId="605356BE" w14:textId="77777777" w:rsidR="00F151B1" w:rsidRDefault="00F151B1" w:rsidP="00FE0AB1"/>
          <w:p w14:paraId="7833A2C4" w14:textId="77777777" w:rsidR="00F151B1" w:rsidRPr="00286180" w:rsidRDefault="00F151B1" w:rsidP="00FE0AB1">
            <w:pPr>
              <w:rPr>
                <w:cs/>
              </w:rPr>
            </w:pPr>
            <w:r>
              <w:t xml:space="preserve">5. </w:t>
            </w:r>
            <w:r>
              <w:rPr>
                <w:rFonts w:hint="cs"/>
                <w:cs/>
              </w:rPr>
              <w:t>แก้ไขข้อมูลของหนังสือ แล้วกดปุ่มยืนยัน</w:t>
            </w:r>
          </w:p>
        </w:tc>
        <w:tc>
          <w:tcPr>
            <w:tcW w:w="3827" w:type="dxa"/>
            <w:gridSpan w:val="2"/>
          </w:tcPr>
          <w:p w14:paraId="6FF8410C" w14:textId="77777777" w:rsidR="00F151B1" w:rsidRDefault="00F151B1" w:rsidP="00FE0AB1"/>
          <w:p w14:paraId="21E44F57" w14:textId="77777777" w:rsidR="00F151B1" w:rsidRDefault="00F151B1" w:rsidP="00FE0AB1"/>
          <w:p w14:paraId="4EC47853" w14:textId="77777777" w:rsidR="00F151B1" w:rsidRDefault="00F151B1" w:rsidP="00FE0AB1"/>
          <w:p w14:paraId="6248D913" w14:textId="77777777" w:rsidR="00F151B1" w:rsidRPr="00741D78" w:rsidRDefault="00F151B1" w:rsidP="00FE0AB1"/>
          <w:p w14:paraId="1FBC8E56" w14:textId="77777777" w:rsidR="00F151B1" w:rsidRDefault="00F151B1" w:rsidP="00FE0AB1">
            <w:r>
              <w:rPr>
                <w:rFonts w:hint="cs"/>
                <w:cs/>
              </w:rPr>
              <w:t>4. แสดงแบบฟอร์มในการแก้ไขข้อมูล</w:t>
            </w:r>
          </w:p>
          <w:p w14:paraId="1FAD4A51" w14:textId="77777777" w:rsidR="00F151B1" w:rsidRDefault="00F151B1" w:rsidP="00FE0AB1"/>
          <w:p w14:paraId="5608CD6E" w14:textId="77777777" w:rsidR="00F151B1" w:rsidRDefault="00F151B1" w:rsidP="00FE0AB1"/>
          <w:p w14:paraId="2ABDE428" w14:textId="77777777" w:rsidR="00F151B1" w:rsidRDefault="00F151B1" w:rsidP="00FE0AB1">
            <w:r>
              <w:rPr>
                <w:rFonts w:hint="cs"/>
                <w:cs/>
              </w:rPr>
              <w:t>6. ทำการบันทึกข้อมูล</w:t>
            </w:r>
          </w:p>
          <w:p w14:paraId="51E69B49" w14:textId="77777777" w:rsidR="00F151B1" w:rsidRPr="00286180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7. แสดงรายการหนังสือที่ถูกแก้ไข</w:t>
            </w:r>
          </w:p>
        </w:tc>
      </w:tr>
      <w:tr w:rsidR="00F151B1" w:rsidRPr="003952A3" w14:paraId="09217121" w14:textId="77777777" w:rsidTr="00FE0AB1">
        <w:tc>
          <w:tcPr>
            <w:tcW w:w="2552" w:type="dxa"/>
          </w:tcPr>
          <w:p w14:paraId="305EB765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3CAE633A" w14:textId="77777777" w:rsidR="00F151B1" w:rsidRPr="003952A3" w:rsidRDefault="00F151B1" w:rsidP="00FE0AB1">
            <w:pPr>
              <w:rPr>
                <w:cs/>
              </w:rPr>
            </w:pPr>
            <w:r>
              <w:t>-</w:t>
            </w:r>
          </w:p>
        </w:tc>
      </w:tr>
    </w:tbl>
    <w:p w14:paraId="54E229BA" w14:textId="4D979FBB" w:rsidR="00F151B1" w:rsidRDefault="00F151B1" w:rsidP="00337633">
      <w:pPr>
        <w:spacing w:before="0" w:after="160"/>
        <w:jc w:val="left"/>
      </w:pP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0A7B69D0" w14:textId="77777777" w:rsidTr="00FE0AB1">
        <w:tc>
          <w:tcPr>
            <w:tcW w:w="5813" w:type="dxa"/>
            <w:gridSpan w:val="2"/>
          </w:tcPr>
          <w:p w14:paraId="4983F631" w14:textId="77777777" w:rsidR="00F151B1" w:rsidRPr="003952A3" w:rsidRDefault="00F151B1" w:rsidP="00FE0AB1"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จัดการหนังสือ</w:t>
            </w:r>
            <w:r>
              <w:t>(</w:t>
            </w:r>
            <w:r>
              <w:rPr>
                <w:rFonts w:hint="cs"/>
                <w:cs/>
              </w:rPr>
              <w:t>ลบ</w:t>
            </w:r>
            <w:r>
              <w:t>)</w:t>
            </w:r>
          </w:p>
        </w:tc>
        <w:tc>
          <w:tcPr>
            <w:tcW w:w="1842" w:type="dxa"/>
          </w:tcPr>
          <w:p w14:paraId="66888D77" w14:textId="77777777" w:rsidR="00F151B1" w:rsidRPr="00AD1F05" w:rsidRDefault="00F151B1" w:rsidP="00FE0AB1">
            <w:pPr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1FA7FC01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2527CB8C" w14:textId="77777777" w:rsidTr="00FE0AB1">
        <w:tc>
          <w:tcPr>
            <w:tcW w:w="5813" w:type="dxa"/>
            <w:gridSpan w:val="2"/>
          </w:tcPr>
          <w:p w14:paraId="3B9713EC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2DE429E4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7CB0FB16" w14:textId="77777777" w:rsidTr="00FE0AB1">
        <w:tc>
          <w:tcPr>
            <w:tcW w:w="9640" w:type="dxa"/>
            <w:gridSpan w:val="4"/>
          </w:tcPr>
          <w:p w14:paraId="02B88AC9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2F3BC50C" w14:textId="77777777" w:rsidTr="00FE0AB1">
        <w:tc>
          <w:tcPr>
            <w:tcW w:w="9640" w:type="dxa"/>
            <w:gridSpan w:val="4"/>
          </w:tcPr>
          <w:p w14:paraId="2C9D726F" w14:textId="77777777" w:rsidR="00F151B1" w:rsidRPr="00873F58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เป็นยูสเคสที่ใช้งานสำหรับลบข้อมูลหนังสือ เมื่อมีข้อมูลที่ผิดพลาดจากการเพิ่มหรือห้องสมุดไม่ต้องการหนังสือเล่มนั้นแล้ว</w:t>
            </w:r>
          </w:p>
        </w:tc>
      </w:tr>
      <w:tr w:rsidR="00F151B1" w:rsidRPr="003952A3" w14:paraId="090510CD" w14:textId="77777777" w:rsidTr="00FE0AB1">
        <w:tc>
          <w:tcPr>
            <w:tcW w:w="9640" w:type="dxa"/>
            <w:gridSpan w:val="4"/>
          </w:tcPr>
          <w:p w14:paraId="23032418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รใช้งานสำหรับลบข้อมูลหนังสือ</w:t>
            </w:r>
          </w:p>
          <w:p w14:paraId="4A8C722D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42DB5CDE" w14:textId="77777777" w:rsidTr="00FE0AB1">
        <w:tc>
          <w:tcPr>
            <w:tcW w:w="9640" w:type="dxa"/>
            <w:gridSpan w:val="4"/>
          </w:tcPr>
          <w:p w14:paraId="226243E5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2ED35D3E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7DACDE13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6BD074D6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lastRenderedPageBreak/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371F3259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60D1C9C6" w14:textId="77777777" w:rsidTr="00FE0AB1">
        <w:tc>
          <w:tcPr>
            <w:tcW w:w="2552" w:type="dxa"/>
          </w:tcPr>
          <w:p w14:paraId="748696FF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lastRenderedPageBreak/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6A5BB97B" w14:textId="77777777" w:rsidR="00F151B1" w:rsidRDefault="00F151B1" w:rsidP="00FE0AB1">
            <w:r w:rsidRPr="00741D7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741D7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741D78">
              <w:t xml:space="preserve"> “SETTING” </w:t>
            </w:r>
            <w:r w:rsidRPr="00741D78">
              <w:rPr>
                <w:rFonts w:hint="cs"/>
                <w:cs/>
              </w:rPr>
              <w:t xml:space="preserve">และเลือกเมนู </w:t>
            </w:r>
            <w:r w:rsidRPr="00741D78">
              <w:t>“</w:t>
            </w:r>
            <w:r w:rsidRPr="00741D78">
              <w:rPr>
                <w:rFonts w:hint="cs"/>
                <w:cs/>
              </w:rPr>
              <w:t>จัดการหนังสือ</w:t>
            </w:r>
            <w:r w:rsidRPr="00741D78">
              <w:t>”</w:t>
            </w:r>
          </w:p>
          <w:p w14:paraId="5BE7A5D5" w14:textId="77777777" w:rsidR="00F151B1" w:rsidRPr="00741D78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2. ต้องมีรายการหนังสือ</w:t>
            </w:r>
          </w:p>
        </w:tc>
      </w:tr>
      <w:tr w:rsidR="00F151B1" w:rsidRPr="003952A3" w14:paraId="3D974FC4" w14:textId="77777777" w:rsidTr="00FE0AB1">
        <w:tc>
          <w:tcPr>
            <w:tcW w:w="2552" w:type="dxa"/>
          </w:tcPr>
          <w:p w14:paraId="6B369242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2795EC4F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รายการหนังสือเล่มที่ลบถูกลบออกจากตาราง</w:t>
            </w:r>
          </w:p>
        </w:tc>
      </w:tr>
      <w:tr w:rsidR="00F151B1" w:rsidRPr="003952A3" w14:paraId="2A9F438A" w14:textId="77777777" w:rsidTr="00FE0AB1">
        <w:tc>
          <w:tcPr>
            <w:tcW w:w="2552" w:type="dxa"/>
          </w:tcPr>
          <w:p w14:paraId="70DBED77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4031D136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5233DC82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5CEFFBDF" w14:textId="77777777" w:rsidTr="00FE0AB1">
        <w:tc>
          <w:tcPr>
            <w:tcW w:w="2552" w:type="dxa"/>
          </w:tcPr>
          <w:p w14:paraId="3AEED695" w14:textId="77777777" w:rsidR="00F151B1" w:rsidRPr="003952A3" w:rsidRDefault="00F151B1" w:rsidP="00FE0AB1"/>
        </w:tc>
        <w:tc>
          <w:tcPr>
            <w:tcW w:w="3261" w:type="dxa"/>
          </w:tcPr>
          <w:p w14:paraId="77AAD69C" w14:textId="77777777" w:rsidR="00F151B1" w:rsidRPr="000A681E" w:rsidRDefault="00F151B1" w:rsidP="00FE0AB1"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6FF81F9F" w14:textId="77777777" w:rsidR="00F151B1" w:rsidRDefault="00F151B1" w:rsidP="00FE0AB1">
            <w:pPr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หนังสือ</w:t>
            </w:r>
            <w:r w:rsidRPr="000A681E">
              <w:t>”</w:t>
            </w:r>
          </w:p>
          <w:p w14:paraId="1CE207D5" w14:textId="77777777" w:rsidR="00F151B1" w:rsidRPr="00741D78" w:rsidRDefault="00F151B1" w:rsidP="00FE0AB1">
            <w:pPr>
              <w:rPr>
                <w:sz w:val="24"/>
                <w:cs/>
              </w:rPr>
            </w:pPr>
            <w:r>
              <w:rPr>
                <w:szCs w:val="40"/>
              </w:rPr>
              <w:t xml:space="preserve">3. </w:t>
            </w:r>
            <w:r>
              <w:rPr>
                <w:rFonts w:hint="cs"/>
                <w:sz w:val="24"/>
                <w:cs/>
              </w:rPr>
              <w:t>กดปุ่มลบภายในตารางรายการหนังสือ</w:t>
            </w:r>
          </w:p>
          <w:p w14:paraId="26532D9A" w14:textId="77777777" w:rsidR="00F151B1" w:rsidRDefault="00F151B1" w:rsidP="00FE0AB1"/>
          <w:p w14:paraId="600941C3" w14:textId="77777777" w:rsidR="00F151B1" w:rsidRPr="00286180" w:rsidRDefault="00F151B1" w:rsidP="00FE0AB1">
            <w:pPr>
              <w:rPr>
                <w:cs/>
              </w:rPr>
            </w:pPr>
            <w:r>
              <w:t xml:space="preserve">5. </w:t>
            </w:r>
            <w:r>
              <w:rPr>
                <w:rFonts w:hint="cs"/>
                <w:cs/>
              </w:rPr>
              <w:t>กดปุ่มยืนยัน</w:t>
            </w:r>
          </w:p>
        </w:tc>
        <w:tc>
          <w:tcPr>
            <w:tcW w:w="3827" w:type="dxa"/>
            <w:gridSpan w:val="2"/>
          </w:tcPr>
          <w:p w14:paraId="5E2CC75B" w14:textId="77777777" w:rsidR="00F151B1" w:rsidRDefault="00F151B1" w:rsidP="00FE0AB1"/>
          <w:p w14:paraId="76E8CF03" w14:textId="77777777" w:rsidR="00F151B1" w:rsidRDefault="00F151B1" w:rsidP="00FE0AB1"/>
          <w:p w14:paraId="5C5AA7F0" w14:textId="77777777" w:rsidR="00F151B1" w:rsidRDefault="00F151B1" w:rsidP="00FE0AB1"/>
          <w:p w14:paraId="1CE99A26" w14:textId="77777777" w:rsidR="00F151B1" w:rsidRPr="00741D78" w:rsidRDefault="00F151B1" w:rsidP="00FE0AB1"/>
          <w:p w14:paraId="48CB763A" w14:textId="77777777" w:rsidR="00F151B1" w:rsidRDefault="00F151B1" w:rsidP="00FE0AB1">
            <w:r>
              <w:rPr>
                <w:rFonts w:hint="cs"/>
                <w:cs/>
              </w:rPr>
              <w:t>4. แสดงการแจ้งเตือนเพื่อยืนยันการลบ</w:t>
            </w:r>
          </w:p>
          <w:p w14:paraId="4083616B" w14:textId="77777777" w:rsidR="00F151B1" w:rsidRDefault="00F151B1" w:rsidP="00FE0AB1"/>
          <w:p w14:paraId="0B3D1141" w14:textId="77777777" w:rsidR="00F151B1" w:rsidRDefault="00F151B1" w:rsidP="00FE0AB1">
            <w:r>
              <w:rPr>
                <w:rFonts w:hint="cs"/>
                <w:cs/>
              </w:rPr>
              <w:t>6. ทำการบันทึกข้อมูล</w:t>
            </w:r>
          </w:p>
          <w:p w14:paraId="40CB93C0" w14:textId="77777777" w:rsidR="00F151B1" w:rsidRPr="00286180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7. รายการหนังสือเล่มที่ลบถูกลบออกจากตาราง</w:t>
            </w:r>
          </w:p>
        </w:tc>
      </w:tr>
      <w:tr w:rsidR="00F151B1" w:rsidRPr="003952A3" w14:paraId="56D787B4" w14:textId="77777777" w:rsidTr="00FE0AB1">
        <w:tc>
          <w:tcPr>
            <w:tcW w:w="2552" w:type="dxa"/>
          </w:tcPr>
          <w:p w14:paraId="7D9E9304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477B0E11" w14:textId="77777777" w:rsidR="00F151B1" w:rsidRPr="003952A3" w:rsidRDefault="00F151B1" w:rsidP="00FE0AB1">
            <w:pPr>
              <w:rPr>
                <w:cs/>
              </w:rPr>
            </w:pPr>
            <w:r>
              <w:t>-</w:t>
            </w:r>
          </w:p>
        </w:tc>
      </w:tr>
    </w:tbl>
    <w:p w14:paraId="4CD7AA44" w14:textId="34E68661" w:rsidR="00F151B1" w:rsidRDefault="00F151B1" w:rsidP="00337633">
      <w:pPr>
        <w:spacing w:before="0" w:after="160"/>
        <w:jc w:val="left"/>
      </w:pP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4E27F58A" w14:textId="77777777" w:rsidTr="00FE0AB1">
        <w:tc>
          <w:tcPr>
            <w:tcW w:w="5813" w:type="dxa"/>
            <w:gridSpan w:val="2"/>
          </w:tcPr>
          <w:p w14:paraId="3554E3F6" w14:textId="77777777" w:rsidR="00F151B1" w:rsidRPr="003952A3" w:rsidRDefault="00F151B1" w:rsidP="00FE0AB1"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จัดการวารสาร</w:t>
            </w:r>
            <w:r>
              <w:t>(</w:t>
            </w:r>
            <w:r>
              <w:rPr>
                <w:rFonts w:hint="cs"/>
                <w:cs/>
              </w:rPr>
              <w:t>เพิ่ม</w:t>
            </w:r>
            <w:r>
              <w:t>)</w:t>
            </w:r>
          </w:p>
        </w:tc>
        <w:tc>
          <w:tcPr>
            <w:tcW w:w="1842" w:type="dxa"/>
          </w:tcPr>
          <w:p w14:paraId="14BA1DBA" w14:textId="77777777" w:rsidR="00F151B1" w:rsidRPr="00AD1F05" w:rsidRDefault="00F151B1" w:rsidP="00FE0AB1">
            <w:pPr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43131561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6CCC28BA" w14:textId="77777777" w:rsidTr="00FE0AB1">
        <w:tc>
          <w:tcPr>
            <w:tcW w:w="5813" w:type="dxa"/>
            <w:gridSpan w:val="2"/>
          </w:tcPr>
          <w:p w14:paraId="6E039E06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1BD245CA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05C621B7" w14:textId="77777777" w:rsidTr="00FE0AB1">
        <w:tc>
          <w:tcPr>
            <w:tcW w:w="9640" w:type="dxa"/>
            <w:gridSpan w:val="4"/>
          </w:tcPr>
          <w:p w14:paraId="6F43594F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5BCA2EFC" w14:textId="77777777" w:rsidTr="00FE0AB1">
        <w:tc>
          <w:tcPr>
            <w:tcW w:w="9640" w:type="dxa"/>
            <w:gridSpan w:val="4"/>
          </w:tcPr>
          <w:p w14:paraId="1D082041" w14:textId="77777777" w:rsidR="00F151B1" w:rsidRPr="00873F58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เป็นยูสเคสที่ใช้งานสำหรับเพิ่มรายการวารสารเข้าสู่ระบบ</w:t>
            </w:r>
          </w:p>
        </w:tc>
      </w:tr>
      <w:tr w:rsidR="00F151B1" w:rsidRPr="003952A3" w14:paraId="4C5F89F4" w14:textId="77777777" w:rsidTr="00FE0AB1">
        <w:tc>
          <w:tcPr>
            <w:tcW w:w="9640" w:type="dxa"/>
            <w:gridSpan w:val="4"/>
          </w:tcPr>
          <w:p w14:paraId="76795D6C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lastRenderedPageBreak/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รใช้งานสำหรับเพิ่มรายการวารสารเข้าสู่ระบบ</w:t>
            </w:r>
          </w:p>
          <w:p w14:paraId="2901FD4F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09BF06C0" w14:textId="77777777" w:rsidTr="00FE0AB1">
        <w:tc>
          <w:tcPr>
            <w:tcW w:w="9640" w:type="dxa"/>
            <w:gridSpan w:val="4"/>
          </w:tcPr>
          <w:p w14:paraId="083C2FB5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07FEF2F9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5ABBE11E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74B8319C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59541539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1A66BA95" w14:textId="77777777" w:rsidTr="00FE0AB1">
        <w:tc>
          <w:tcPr>
            <w:tcW w:w="2552" w:type="dxa"/>
          </w:tcPr>
          <w:p w14:paraId="00729B77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47C2E20C" w14:textId="77777777" w:rsidR="00F151B1" w:rsidRPr="00B13758" w:rsidRDefault="00F151B1" w:rsidP="00FE0AB1">
            <w:pPr>
              <w:rPr>
                <w:cs/>
              </w:rPr>
            </w:pPr>
            <w:r w:rsidRPr="00B1375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B13758">
              <w:t xml:space="preserve"> “</w:t>
            </w:r>
            <w:r>
              <w:t>SETTING</w:t>
            </w:r>
            <w:r w:rsidRPr="00B13758">
              <w:t xml:space="preserve">” </w:t>
            </w:r>
            <w:r w:rsidRPr="00B13758">
              <w:rPr>
                <w:rFonts w:hint="cs"/>
                <w:cs/>
              </w:rPr>
              <w:t xml:space="preserve">และเลือกเมนู </w:t>
            </w:r>
            <w:r w:rsidRPr="00B13758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วารสาร</w:t>
            </w:r>
            <w:r w:rsidRPr="00B13758">
              <w:t>”</w:t>
            </w:r>
          </w:p>
        </w:tc>
      </w:tr>
      <w:tr w:rsidR="00F151B1" w:rsidRPr="003952A3" w14:paraId="5F199EBC" w14:textId="77777777" w:rsidTr="00FE0AB1">
        <w:tc>
          <w:tcPr>
            <w:tcW w:w="2552" w:type="dxa"/>
          </w:tcPr>
          <w:p w14:paraId="7210AB5C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048AE256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แสดงข้อมูลรายการวารสารที่ถูกเพิ่มใหม่</w:t>
            </w:r>
          </w:p>
        </w:tc>
      </w:tr>
      <w:tr w:rsidR="00F151B1" w:rsidRPr="003952A3" w14:paraId="16A0943B" w14:textId="77777777" w:rsidTr="00FE0AB1">
        <w:tc>
          <w:tcPr>
            <w:tcW w:w="2552" w:type="dxa"/>
          </w:tcPr>
          <w:p w14:paraId="74EB738D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07BCDF96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73DA3E9A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5BB8E0A7" w14:textId="77777777" w:rsidTr="00FE0AB1">
        <w:tc>
          <w:tcPr>
            <w:tcW w:w="2552" w:type="dxa"/>
          </w:tcPr>
          <w:p w14:paraId="29635FB2" w14:textId="77777777" w:rsidR="00F151B1" w:rsidRPr="003952A3" w:rsidRDefault="00F151B1" w:rsidP="00FE0AB1"/>
        </w:tc>
        <w:tc>
          <w:tcPr>
            <w:tcW w:w="3261" w:type="dxa"/>
          </w:tcPr>
          <w:p w14:paraId="645AF558" w14:textId="77777777" w:rsidR="00F151B1" w:rsidRPr="000A681E" w:rsidRDefault="00F151B1" w:rsidP="00FE0AB1"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10832E54" w14:textId="77777777" w:rsidR="00F151B1" w:rsidRDefault="00F151B1" w:rsidP="00FE0AB1">
            <w:pPr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วารสาร</w:t>
            </w:r>
            <w:r w:rsidRPr="000A681E">
              <w:t>”</w:t>
            </w:r>
          </w:p>
          <w:p w14:paraId="1394FB93" w14:textId="77777777" w:rsidR="00F151B1" w:rsidRDefault="00F151B1" w:rsidP="00FE0AB1">
            <w:pPr>
              <w:rPr>
                <w:szCs w:val="40"/>
              </w:rPr>
            </w:pPr>
            <w:r>
              <w:rPr>
                <w:szCs w:val="40"/>
              </w:rPr>
              <w:t xml:space="preserve">3.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rPr>
                <w:rFonts w:hint="cs"/>
                <w:cs/>
              </w:rPr>
              <w:t>วารสารใหม่</w:t>
            </w:r>
            <w:r w:rsidRPr="000A681E">
              <w:t>”</w:t>
            </w:r>
          </w:p>
          <w:p w14:paraId="5583EC93" w14:textId="77777777" w:rsidR="00F151B1" w:rsidRDefault="00F151B1" w:rsidP="00FE0AB1">
            <w:pPr>
              <w:rPr>
                <w:szCs w:val="40"/>
              </w:rPr>
            </w:pPr>
            <w:r>
              <w:rPr>
                <w:szCs w:val="40"/>
              </w:rPr>
              <w:t xml:space="preserve">4. </w:t>
            </w:r>
            <w:r w:rsidRPr="00CE31A7">
              <w:rPr>
                <w:rFonts w:hint="cs"/>
                <w:sz w:val="24"/>
                <w:cs/>
              </w:rPr>
              <w:t>กรอกข้อมูล</w:t>
            </w:r>
            <w:r>
              <w:rPr>
                <w:rFonts w:hint="cs"/>
                <w:cs/>
              </w:rPr>
              <w:t>วารสาร แล้วกดปุ่มยืนยัน</w:t>
            </w:r>
          </w:p>
          <w:p w14:paraId="4117A9C1" w14:textId="77777777" w:rsidR="00F151B1" w:rsidRPr="00286180" w:rsidRDefault="00F151B1" w:rsidP="00FE0AB1">
            <w:pPr>
              <w:rPr>
                <w:cs/>
              </w:rPr>
            </w:pPr>
          </w:p>
        </w:tc>
        <w:tc>
          <w:tcPr>
            <w:tcW w:w="3827" w:type="dxa"/>
            <w:gridSpan w:val="2"/>
          </w:tcPr>
          <w:p w14:paraId="43D82F99" w14:textId="77777777" w:rsidR="00F151B1" w:rsidRDefault="00F151B1" w:rsidP="00FE0AB1"/>
          <w:p w14:paraId="57A6DC4B" w14:textId="77777777" w:rsidR="00F151B1" w:rsidRDefault="00F151B1" w:rsidP="00FE0AB1"/>
          <w:p w14:paraId="375E0FAD" w14:textId="77777777" w:rsidR="00F151B1" w:rsidRDefault="00F151B1" w:rsidP="00FE0AB1"/>
          <w:p w14:paraId="2E8C1EF0" w14:textId="77777777" w:rsidR="00F151B1" w:rsidRDefault="00F151B1" w:rsidP="00FE0AB1"/>
          <w:p w14:paraId="508BB4C7" w14:textId="77777777" w:rsidR="00F151B1" w:rsidRDefault="00F151B1" w:rsidP="00FE0AB1"/>
          <w:p w14:paraId="1AA31D19" w14:textId="77777777" w:rsidR="00F151B1" w:rsidRDefault="00F151B1" w:rsidP="00FE0AB1">
            <w:r>
              <w:rPr>
                <w:rFonts w:hint="cs"/>
                <w:cs/>
              </w:rPr>
              <w:t>5. ทำการบันทึกข้อมูล</w:t>
            </w:r>
          </w:p>
          <w:p w14:paraId="7EA003A6" w14:textId="77777777" w:rsidR="00F151B1" w:rsidRPr="00286180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6. แสดงรายการวารสารที่ถูกเพิ่มใหม่</w:t>
            </w:r>
          </w:p>
        </w:tc>
      </w:tr>
      <w:tr w:rsidR="00F151B1" w:rsidRPr="003952A3" w14:paraId="28EEE714" w14:textId="77777777" w:rsidTr="00FE0AB1">
        <w:tc>
          <w:tcPr>
            <w:tcW w:w="2552" w:type="dxa"/>
          </w:tcPr>
          <w:p w14:paraId="5E8F4F7E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3AE97309" w14:textId="77777777" w:rsidR="00F151B1" w:rsidRPr="003952A3" w:rsidRDefault="00F151B1" w:rsidP="00FE0AB1">
            <w:pPr>
              <w:rPr>
                <w:cs/>
              </w:rPr>
            </w:pPr>
            <w:r>
              <w:t xml:space="preserve">4. </w:t>
            </w:r>
            <w:r>
              <w:rPr>
                <w:rFonts w:hint="cs"/>
                <w:cs/>
              </w:rPr>
              <w:t>กรอกข้อมูลไม่ครบ ระบบจะไม่ดำเนินการต่อ</w:t>
            </w:r>
          </w:p>
        </w:tc>
      </w:tr>
    </w:tbl>
    <w:p w14:paraId="0ABDFB0D" w14:textId="059A6AB9" w:rsidR="00F151B1" w:rsidRDefault="00F151B1" w:rsidP="00337633">
      <w:pPr>
        <w:spacing w:before="0" w:after="160"/>
        <w:jc w:val="left"/>
      </w:pP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23D7C07B" w14:textId="77777777" w:rsidTr="00FE0AB1">
        <w:tc>
          <w:tcPr>
            <w:tcW w:w="5813" w:type="dxa"/>
            <w:gridSpan w:val="2"/>
          </w:tcPr>
          <w:p w14:paraId="2402CFF3" w14:textId="77777777" w:rsidR="00F151B1" w:rsidRPr="003952A3" w:rsidRDefault="00F151B1" w:rsidP="00FE0AB1"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จัดการวารสาร</w:t>
            </w:r>
            <w:r>
              <w:t>(</w:t>
            </w:r>
            <w:r>
              <w:rPr>
                <w:rFonts w:hint="cs"/>
                <w:cs/>
              </w:rPr>
              <w:t>แก้ไข</w:t>
            </w:r>
            <w:r>
              <w:t>)</w:t>
            </w:r>
          </w:p>
        </w:tc>
        <w:tc>
          <w:tcPr>
            <w:tcW w:w="1842" w:type="dxa"/>
          </w:tcPr>
          <w:p w14:paraId="1AF061D7" w14:textId="77777777" w:rsidR="00F151B1" w:rsidRPr="00AD1F05" w:rsidRDefault="00F151B1" w:rsidP="00FE0AB1">
            <w:pPr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12E6304D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28660A5A" w14:textId="77777777" w:rsidTr="00FE0AB1">
        <w:tc>
          <w:tcPr>
            <w:tcW w:w="5813" w:type="dxa"/>
            <w:gridSpan w:val="2"/>
          </w:tcPr>
          <w:p w14:paraId="2700059A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46E3B365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5C085EB4" w14:textId="77777777" w:rsidTr="00FE0AB1">
        <w:tc>
          <w:tcPr>
            <w:tcW w:w="9640" w:type="dxa"/>
            <w:gridSpan w:val="4"/>
          </w:tcPr>
          <w:p w14:paraId="6DA7DE4F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lastRenderedPageBreak/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7735774E" w14:textId="77777777" w:rsidTr="00FE0AB1">
        <w:tc>
          <w:tcPr>
            <w:tcW w:w="9640" w:type="dxa"/>
            <w:gridSpan w:val="4"/>
          </w:tcPr>
          <w:p w14:paraId="48260FB5" w14:textId="77777777" w:rsidR="00F151B1" w:rsidRPr="00873F58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เป็นยูสเคสที่ใช้งานสำหรับแก้ไขข้อมูลวารสาร เมื่อมีข้อมูลที่ผิดพลาดจากการเพิ่ม</w:t>
            </w:r>
          </w:p>
        </w:tc>
      </w:tr>
      <w:tr w:rsidR="00F151B1" w:rsidRPr="003952A3" w14:paraId="5FFAC76F" w14:textId="77777777" w:rsidTr="00FE0AB1">
        <w:tc>
          <w:tcPr>
            <w:tcW w:w="9640" w:type="dxa"/>
            <w:gridSpan w:val="4"/>
          </w:tcPr>
          <w:p w14:paraId="592EE265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รใช้งานสำหรับแก้ไขข้อมูลวารสาร</w:t>
            </w:r>
          </w:p>
          <w:p w14:paraId="76B02EA8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630D7FE0" w14:textId="77777777" w:rsidTr="00FE0AB1">
        <w:tc>
          <w:tcPr>
            <w:tcW w:w="9640" w:type="dxa"/>
            <w:gridSpan w:val="4"/>
          </w:tcPr>
          <w:p w14:paraId="32C1D673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514CCD8C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0A76508D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77FCD8C8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3A156D43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67134C89" w14:textId="77777777" w:rsidTr="00FE0AB1">
        <w:tc>
          <w:tcPr>
            <w:tcW w:w="2552" w:type="dxa"/>
          </w:tcPr>
          <w:p w14:paraId="17EF9ABB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5E0FB00E" w14:textId="77777777" w:rsidR="00F151B1" w:rsidRDefault="00F151B1" w:rsidP="00FE0AB1">
            <w:r w:rsidRPr="00741D7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741D7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741D78">
              <w:t xml:space="preserve"> “SETTING” </w:t>
            </w:r>
            <w:r w:rsidRPr="00741D78">
              <w:rPr>
                <w:rFonts w:hint="cs"/>
                <w:cs/>
              </w:rPr>
              <w:t xml:space="preserve">และเลือกเมนู </w:t>
            </w:r>
            <w:r w:rsidRPr="00741D78">
              <w:t>“</w:t>
            </w:r>
            <w:r w:rsidRPr="00741D7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วารสาร</w:t>
            </w:r>
            <w:r w:rsidRPr="00741D78">
              <w:t>”</w:t>
            </w:r>
          </w:p>
          <w:p w14:paraId="1AE1E4CD" w14:textId="77777777" w:rsidR="00F151B1" w:rsidRPr="00741D78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2. ต้องมีรายการวารสาร</w:t>
            </w:r>
          </w:p>
        </w:tc>
      </w:tr>
      <w:tr w:rsidR="00F151B1" w:rsidRPr="003952A3" w14:paraId="26E0F56A" w14:textId="77777777" w:rsidTr="00FE0AB1">
        <w:tc>
          <w:tcPr>
            <w:tcW w:w="2552" w:type="dxa"/>
          </w:tcPr>
          <w:p w14:paraId="6A6C0938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4DAAA74C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แสดงข้อมูลรายการวารสารที่ถูกแก้ไข</w:t>
            </w:r>
          </w:p>
        </w:tc>
      </w:tr>
      <w:tr w:rsidR="00F151B1" w:rsidRPr="003952A3" w14:paraId="6609E46B" w14:textId="77777777" w:rsidTr="00FE0AB1">
        <w:tc>
          <w:tcPr>
            <w:tcW w:w="2552" w:type="dxa"/>
          </w:tcPr>
          <w:p w14:paraId="1F339F14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1A6A8541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0386D0EE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66F420EA" w14:textId="77777777" w:rsidTr="00FE0AB1">
        <w:tc>
          <w:tcPr>
            <w:tcW w:w="2552" w:type="dxa"/>
          </w:tcPr>
          <w:p w14:paraId="248CD249" w14:textId="77777777" w:rsidR="00F151B1" w:rsidRPr="003952A3" w:rsidRDefault="00F151B1" w:rsidP="00FE0AB1"/>
        </w:tc>
        <w:tc>
          <w:tcPr>
            <w:tcW w:w="3261" w:type="dxa"/>
          </w:tcPr>
          <w:p w14:paraId="496C0632" w14:textId="77777777" w:rsidR="00F151B1" w:rsidRPr="000A681E" w:rsidRDefault="00F151B1" w:rsidP="00FE0AB1"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50369789" w14:textId="77777777" w:rsidR="00F151B1" w:rsidRDefault="00F151B1" w:rsidP="00FE0AB1">
            <w:pPr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วารสาร</w:t>
            </w:r>
            <w:r w:rsidRPr="000A681E">
              <w:t>”</w:t>
            </w:r>
          </w:p>
          <w:p w14:paraId="596047C6" w14:textId="77777777" w:rsidR="00F151B1" w:rsidRPr="00741D78" w:rsidRDefault="00F151B1" w:rsidP="00FE0AB1">
            <w:pPr>
              <w:rPr>
                <w:sz w:val="24"/>
                <w:cs/>
              </w:rPr>
            </w:pPr>
            <w:r>
              <w:rPr>
                <w:szCs w:val="40"/>
              </w:rPr>
              <w:t xml:space="preserve">3. </w:t>
            </w:r>
            <w:r>
              <w:rPr>
                <w:rFonts w:hint="cs"/>
                <w:sz w:val="24"/>
                <w:cs/>
              </w:rPr>
              <w:t>กดปุ่มแก้ไขภายในตารางรายการ</w:t>
            </w:r>
            <w:r>
              <w:rPr>
                <w:rFonts w:hint="cs"/>
                <w:cs/>
              </w:rPr>
              <w:t>วารสาร</w:t>
            </w:r>
          </w:p>
          <w:p w14:paraId="5DAE4B13" w14:textId="77777777" w:rsidR="00F151B1" w:rsidRDefault="00F151B1" w:rsidP="00FE0AB1"/>
          <w:p w14:paraId="0282F112" w14:textId="77777777" w:rsidR="00F151B1" w:rsidRPr="00286180" w:rsidRDefault="00F151B1" w:rsidP="00FE0AB1">
            <w:pPr>
              <w:rPr>
                <w:cs/>
              </w:rPr>
            </w:pPr>
            <w:r>
              <w:t xml:space="preserve">5. </w:t>
            </w:r>
            <w:r>
              <w:rPr>
                <w:rFonts w:hint="cs"/>
                <w:cs/>
              </w:rPr>
              <w:t>แก้ไขข้อมูลของวารสาร แล้วกดปุ่มยืนยัน</w:t>
            </w:r>
          </w:p>
        </w:tc>
        <w:tc>
          <w:tcPr>
            <w:tcW w:w="3827" w:type="dxa"/>
            <w:gridSpan w:val="2"/>
          </w:tcPr>
          <w:p w14:paraId="7466F8DB" w14:textId="77777777" w:rsidR="00F151B1" w:rsidRDefault="00F151B1" w:rsidP="00FE0AB1"/>
          <w:p w14:paraId="2D65E80B" w14:textId="77777777" w:rsidR="00F151B1" w:rsidRDefault="00F151B1" w:rsidP="00FE0AB1"/>
          <w:p w14:paraId="3983A991" w14:textId="77777777" w:rsidR="00F151B1" w:rsidRDefault="00F151B1" w:rsidP="00FE0AB1"/>
          <w:p w14:paraId="0B0CE2AA" w14:textId="77777777" w:rsidR="00F151B1" w:rsidRPr="00741D78" w:rsidRDefault="00F151B1" w:rsidP="00FE0AB1"/>
          <w:p w14:paraId="08605613" w14:textId="77777777" w:rsidR="00F151B1" w:rsidRDefault="00F151B1" w:rsidP="00FE0AB1">
            <w:r>
              <w:rPr>
                <w:rFonts w:hint="cs"/>
                <w:cs/>
              </w:rPr>
              <w:t>4. แสดงแบบฟอร์มในการแก้ไขข้อมูล</w:t>
            </w:r>
          </w:p>
          <w:p w14:paraId="72D2C0DC" w14:textId="77777777" w:rsidR="00F151B1" w:rsidRDefault="00F151B1" w:rsidP="00FE0AB1"/>
          <w:p w14:paraId="1A3DAD56" w14:textId="77777777" w:rsidR="00F151B1" w:rsidRDefault="00F151B1" w:rsidP="00FE0AB1"/>
          <w:p w14:paraId="4B2F87FF" w14:textId="77777777" w:rsidR="00F151B1" w:rsidRDefault="00F151B1" w:rsidP="00FE0AB1">
            <w:r>
              <w:rPr>
                <w:rFonts w:hint="cs"/>
                <w:cs/>
              </w:rPr>
              <w:t>6. ทำการบันทึกข้อมูล</w:t>
            </w:r>
          </w:p>
          <w:p w14:paraId="79810D9C" w14:textId="77777777" w:rsidR="00F151B1" w:rsidRPr="00286180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7. แสดงรายการวารสารที่ถูกแก้ไข</w:t>
            </w:r>
          </w:p>
        </w:tc>
      </w:tr>
      <w:tr w:rsidR="00F151B1" w:rsidRPr="003952A3" w14:paraId="051499EE" w14:textId="77777777" w:rsidTr="00FE0AB1">
        <w:tc>
          <w:tcPr>
            <w:tcW w:w="2552" w:type="dxa"/>
          </w:tcPr>
          <w:p w14:paraId="3E9FABF7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lastRenderedPageBreak/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0E94FF58" w14:textId="77777777" w:rsidR="00F151B1" w:rsidRPr="003952A3" w:rsidRDefault="00F151B1" w:rsidP="00FE0AB1">
            <w:pPr>
              <w:rPr>
                <w:cs/>
              </w:rPr>
            </w:pPr>
            <w:r>
              <w:t>-</w:t>
            </w:r>
          </w:p>
        </w:tc>
      </w:tr>
    </w:tbl>
    <w:p w14:paraId="0FFCF3B5" w14:textId="7A14608C" w:rsidR="00F151B1" w:rsidRDefault="00F151B1" w:rsidP="00337633">
      <w:pPr>
        <w:spacing w:before="0" w:after="160"/>
        <w:jc w:val="left"/>
      </w:pP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16588634" w14:textId="77777777" w:rsidTr="00FE0AB1">
        <w:tc>
          <w:tcPr>
            <w:tcW w:w="5813" w:type="dxa"/>
            <w:gridSpan w:val="2"/>
          </w:tcPr>
          <w:p w14:paraId="5F9A2031" w14:textId="77777777" w:rsidR="00F151B1" w:rsidRPr="003952A3" w:rsidRDefault="00F151B1" w:rsidP="00FE0AB1"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จัดการวารสาร</w:t>
            </w:r>
            <w:r>
              <w:t>(</w:t>
            </w:r>
            <w:r>
              <w:rPr>
                <w:rFonts w:hint="cs"/>
                <w:cs/>
              </w:rPr>
              <w:t>ลบ</w:t>
            </w:r>
            <w:r>
              <w:t>)</w:t>
            </w:r>
          </w:p>
        </w:tc>
        <w:tc>
          <w:tcPr>
            <w:tcW w:w="1842" w:type="dxa"/>
          </w:tcPr>
          <w:p w14:paraId="36D1E93E" w14:textId="77777777" w:rsidR="00F151B1" w:rsidRPr="00AD1F05" w:rsidRDefault="00F151B1" w:rsidP="00FE0AB1">
            <w:pPr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2DEDC984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6ADBCD5C" w14:textId="77777777" w:rsidTr="00FE0AB1">
        <w:tc>
          <w:tcPr>
            <w:tcW w:w="5813" w:type="dxa"/>
            <w:gridSpan w:val="2"/>
          </w:tcPr>
          <w:p w14:paraId="5D2123AC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5B6272D2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0B21C2A4" w14:textId="77777777" w:rsidTr="00FE0AB1">
        <w:tc>
          <w:tcPr>
            <w:tcW w:w="9640" w:type="dxa"/>
            <w:gridSpan w:val="4"/>
          </w:tcPr>
          <w:p w14:paraId="0D6231EB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678BAB82" w14:textId="77777777" w:rsidTr="00FE0AB1">
        <w:tc>
          <w:tcPr>
            <w:tcW w:w="9640" w:type="dxa"/>
            <w:gridSpan w:val="4"/>
          </w:tcPr>
          <w:p w14:paraId="2934BEE2" w14:textId="77777777" w:rsidR="00F151B1" w:rsidRPr="00873F58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เป็นยูสเคสที่ใช้งานสำหรับลบข้อมูลวารสาร เมื่อมีข้อมูลที่ผิดพลาดจากการเพิ่มหรือห้องสมุดไม่ต้องการวารสารเล่มนั้นแล้ว</w:t>
            </w:r>
          </w:p>
        </w:tc>
      </w:tr>
      <w:tr w:rsidR="00F151B1" w:rsidRPr="003952A3" w14:paraId="369A2781" w14:textId="77777777" w:rsidTr="00FE0AB1">
        <w:tc>
          <w:tcPr>
            <w:tcW w:w="9640" w:type="dxa"/>
            <w:gridSpan w:val="4"/>
          </w:tcPr>
          <w:p w14:paraId="743F7809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รใช้งานสำหรับลบข้อมูลวารสาร</w:t>
            </w:r>
          </w:p>
          <w:p w14:paraId="41ECDAFE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05259706" w14:textId="77777777" w:rsidTr="00FE0AB1">
        <w:tc>
          <w:tcPr>
            <w:tcW w:w="9640" w:type="dxa"/>
            <w:gridSpan w:val="4"/>
          </w:tcPr>
          <w:p w14:paraId="52EA428C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0007E807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4A5D0EFD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6F14CD76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0C1B0F46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35F0C3A3" w14:textId="77777777" w:rsidTr="00FE0AB1">
        <w:tc>
          <w:tcPr>
            <w:tcW w:w="2552" w:type="dxa"/>
          </w:tcPr>
          <w:p w14:paraId="0E1F6333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652D60D6" w14:textId="77777777" w:rsidR="00F151B1" w:rsidRDefault="00F151B1" w:rsidP="00FE0AB1">
            <w:r w:rsidRPr="00741D7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741D7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741D78">
              <w:t xml:space="preserve"> “SETTING” </w:t>
            </w:r>
            <w:r w:rsidRPr="00741D78">
              <w:rPr>
                <w:rFonts w:hint="cs"/>
                <w:cs/>
              </w:rPr>
              <w:t xml:space="preserve">และเลือกเมนู </w:t>
            </w:r>
            <w:r w:rsidRPr="00741D78">
              <w:t>“</w:t>
            </w:r>
            <w:r w:rsidRPr="00741D7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วารสาร</w:t>
            </w:r>
            <w:r w:rsidRPr="00741D78">
              <w:t>”</w:t>
            </w:r>
          </w:p>
          <w:p w14:paraId="18E8CC42" w14:textId="77777777" w:rsidR="00F151B1" w:rsidRPr="00741D78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2. ต้องมีรายการวารสาร</w:t>
            </w:r>
          </w:p>
        </w:tc>
      </w:tr>
      <w:tr w:rsidR="00F151B1" w:rsidRPr="003952A3" w14:paraId="111308BE" w14:textId="77777777" w:rsidTr="00FE0AB1">
        <w:tc>
          <w:tcPr>
            <w:tcW w:w="2552" w:type="dxa"/>
          </w:tcPr>
          <w:p w14:paraId="708E1EE0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17436F57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รายการวารสารเล่มที่ลบถูกลบออกจากตาราง</w:t>
            </w:r>
          </w:p>
        </w:tc>
      </w:tr>
      <w:tr w:rsidR="00F151B1" w:rsidRPr="003952A3" w14:paraId="37EA70AF" w14:textId="77777777" w:rsidTr="00FE0AB1">
        <w:tc>
          <w:tcPr>
            <w:tcW w:w="2552" w:type="dxa"/>
          </w:tcPr>
          <w:p w14:paraId="224313FA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02622515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0A354025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498D760D" w14:textId="77777777" w:rsidTr="00FE0AB1">
        <w:tc>
          <w:tcPr>
            <w:tcW w:w="2552" w:type="dxa"/>
          </w:tcPr>
          <w:p w14:paraId="37F1BE9C" w14:textId="77777777" w:rsidR="00F151B1" w:rsidRPr="003952A3" w:rsidRDefault="00F151B1" w:rsidP="00FE0AB1"/>
        </w:tc>
        <w:tc>
          <w:tcPr>
            <w:tcW w:w="3261" w:type="dxa"/>
          </w:tcPr>
          <w:p w14:paraId="502A3772" w14:textId="77777777" w:rsidR="00F151B1" w:rsidRPr="000A681E" w:rsidRDefault="00F151B1" w:rsidP="00FE0AB1"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7E9DE2E8" w14:textId="77777777" w:rsidR="00F151B1" w:rsidRDefault="00F151B1" w:rsidP="00FE0AB1">
            <w:pPr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วารสาร</w:t>
            </w:r>
            <w:r w:rsidRPr="000A681E">
              <w:t>”</w:t>
            </w:r>
          </w:p>
          <w:p w14:paraId="0A16DDF6" w14:textId="77777777" w:rsidR="00F151B1" w:rsidRPr="00741D78" w:rsidRDefault="00F151B1" w:rsidP="00FE0AB1">
            <w:pPr>
              <w:rPr>
                <w:sz w:val="24"/>
                <w:cs/>
              </w:rPr>
            </w:pPr>
            <w:r>
              <w:rPr>
                <w:szCs w:val="40"/>
              </w:rPr>
              <w:lastRenderedPageBreak/>
              <w:t xml:space="preserve">3. </w:t>
            </w:r>
            <w:r>
              <w:rPr>
                <w:rFonts w:hint="cs"/>
                <w:sz w:val="24"/>
                <w:cs/>
              </w:rPr>
              <w:t>กดปุ่มลบภายในตารางรายการ</w:t>
            </w:r>
            <w:r>
              <w:rPr>
                <w:rFonts w:hint="cs"/>
                <w:cs/>
              </w:rPr>
              <w:t>วารสาร</w:t>
            </w:r>
          </w:p>
          <w:p w14:paraId="2A4DEDA0" w14:textId="77777777" w:rsidR="00F151B1" w:rsidRDefault="00F151B1" w:rsidP="00FE0AB1"/>
          <w:p w14:paraId="0AA1E301" w14:textId="77777777" w:rsidR="00F151B1" w:rsidRPr="00286180" w:rsidRDefault="00F151B1" w:rsidP="00FE0AB1">
            <w:pPr>
              <w:rPr>
                <w:cs/>
              </w:rPr>
            </w:pPr>
            <w:r>
              <w:t xml:space="preserve">5. </w:t>
            </w:r>
            <w:r>
              <w:rPr>
                <w:rFonts w:hint="cs"/>
                <w:cs/>
              </w:rPr>
              <w:t>กดปุ่มยืนยัน</w:t>
            </w:r>
          </w:p>
        </w:tc>
        <w:tc>
          <w:tcPr>
            <w:tcW w:w="3827" w:type="dxa"/>
            <w:gridSpan w:val="2"/>
          </w:tcPr>
          <w:p w14:paraId="7F8E4299" w14:textId="77777777" w:rsidR="00F151B1" w:rsidRDefault="00F151B1" w:rsidP="00FE0AB1"/>
          <w:p w14:paraId="0F9DF25A" w14:textId="77777777" w:rsidR="00F151B1" w:rsidRDefault="00F151B1" w:rsidP="00FE0AB1"/>
          <w:p w14:paraId="39672975" w14:textId="77777777" w:rsidR="00F151B1" w:rsidRDefault="00F151B1" w:rsidP="00FE0AB1"/>
          <w:p w14:paraId="45AE4146" w14:textId="77777777" w:rsidR="00F151B1" w:rsidRPr="00741D78" w:rsidRDefault="00F151B1" w:rsidP="00FE0AB1"/>
          <w:p w14:paraId="490AF71E" w14:textId="77777777" w:rsidR="00F151B1" w:rsidRDefault="00F151B1" w:rsidP="00FE0AB1">
            <w:r>
              <w:rPr>
                <w:rFonts w:hint="cs"/>
                <w:cs/>
              </w:rPr>
              <w:t>4. แสดงการแจ้งเตือนเพื่อยืนยันการลบ</w:t>
            </w:r>
          </w:p>
          <w:p w14:paraId="44B707D3" w14:textId="77777777" w:rsidR="00F151B1" w:rsidRDefault="00F151B1" w:rsidP="00FE0AB1"/>
          <w:p w14:paraId="3CB3FFE5" w14:textId="77777777" w:rsidR="00F151B1" w:rsidRDefault="00F151B1" w:rsidP="00FE0AB1">
            <w:r>
              <w:rPr>
                <w:rFonts w:hint="cs"/>
                <w:cs/>
              </w:rPr>
              <w:t>6. ทำการบันทึกข้อมูล</w:t>
            </w:r>
          </w:p>
          <w:p w14:paraId="606CD0A7" w14:textId="77777777" w:rsidR="00F151B1" w:rsidRPr="00286180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7. รายการวารสารเล่มที่ลบถูกลบออกจากตาราง</w:t>
            </w:r>
          </w:p>
        </w:tc>
      </w:tr>
      <w:tr w:rsidR="00F151B1" w:rsidRPr="003952A3" w14:paraId="0D0B2D26" w14:textId="77777777" w:rsidTr="00FE0AB1">
        <w:tc>
          <w:tcPr>
            <w:tcW w:w="2552" w:type="dxa"/>
          </w:tcPr>
          <w:p w14:paraId="52F6B354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lastRenderedPageBreak/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5D4A78DA" w14:textId="77777777" w:rsidR="00F151B1" w:rsidRPr="003952A3" w:rsidRDefault="00F151B1" w:rsidP="00FE0AB1">
            <w:pPr>
              <w:rPr>
                <w:cs/>
              </w:rPr>
            </w:pPr>
            <w:r>
              <w:t>-</w:t>
            </w:r>
          </w:p>
        </w:tc>
      </w:tr>
    </w:tbl>
    <w:p w14:paraId="7AC8C2B4" w14:textId="6596305F" w:rsidR="00F151B1" w:rsidRDefault="00F151B1" w:rsidP="00337633">
      <w:pPr>
        <w:spacing w:before="0" w:after="160"/>
        <w:jc w:val="left"/>
      </w:pP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1F068C08" w14:textId="77777777" w:rsidTr="00FE0AB1">
        <w:tc>
          <w:tcPr>
            <w:tcW w:w="5813" w:type="dxa"/>
            <w:gridSpan w:val="2"/>
          </w:tcPr>
          <w:p w14:paraId="339F28CA" w14:textId="77777777" w:rsidR="00F151B1" w:rsidRPr="003952A3" w:rsidRDefault="00F151B1" w:rsidP="00FE0AB1"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โสตทัศนวัสดุ</w:t>
            </w:r>
            <w:r>
              <w:t>(</w:t>
            </w:r>
            <w:r>
              <w:rPr>
                <w:rFonts w:hint="cs"/>
                <w:cs/>
              </w:rPr>
              <w:t>เพิ่ม</w:t>
            </w:r>
            <w:r>
              <w:t>)</w:t>
            </w:r>
          </w:p>
        </w:tc>
        <w:tc>
          <w:tcPr>
            <w:tcW w:w="1842" w:type="dxa"/>
          </w:tcPr>
          <w:p w14:paraId="7BECA86B" w14:textId="77777777" w:rsidR="00F151B1" w:rsidRPr="00AD1F05" w:rsidRDefault="00F151B1" w:rsidP="00FE0AB1">
            <w:pPr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4106054F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10FB6FB0" w14:textId="77777777" w:rsidTr="00FE0AB1">
        <w:tc>
          <w:tcPr>
            <w:tcW w:w="5813" w:type="dxa"/>
            <w:gridSpan w:val="2"/>
          </w:tcPr>
          <w:p w14:paraId="5936CAB3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260B0CEC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0B3BD0AB" w14:textId="77777777" w:rsidTr="00FE0AB1">
        <w:tc>
          <w:tcPr>
            <w:tcW w:w="9640" w:type="dxa"/>
            <w:gridSpan w:val="4"/>
          </w:tcPr>
          <w:p w14:paraId="18F85E06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5304F4F6" w14:textId="77777777" w:rsidTr="00FE0AB1">
        <w:tc>
          <w:tcPr>
            <w:tcW w:w="9640" w:type="dxa"/>
            <w:gridSpan w:val="4"/>
          </w:tcPr>
          <w:p w14:paraId="10C0E459" w14:textId="77777777" w:rsidR="00F151B1" w:rsidRPr="00873F58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เป็นยูสเคสที่ใช้งานสำหรับเพิ่มรายการ</w:t>
            </w:r>
            <w:r>
              <w:rPr>
                <w:cs/>
              </w:rPr>
              <w:t>โสตทัศนวัสดุ</w:t>
            </w:r>
            <w:r>
              <w:rPr>
                <w:rFonts w:hint="cs"/>
                <w:cs/>
              </w:rPr>
              <w:t>เข้าสู่ระบบ</w:t>
            </w:r>
          </w:p>
        </w:tc>
      </w:tr>
      <w:tr w:rsidR="00F151B1" w:rsidRPr="003952A3" w14:paraId="4349174D" w14:textId="77777777" w:rsidTr="00FE0AB1">
        <w:tc>
          <w:tcPr>
            <w:tcW w:w="9640" w:type="dxa"/>
            <w:gridSpan w:val="4"/>
          </w:tcPr>
          <w:p w14:paraId="003657EA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รใช้งานสำหรับเพิ่มรายการ</w:t>
            </w:r>
            <w:r>
              <w:rPr>
                <w:cs/>
              </w:rPr>
              <w:t>โสตทัศนวัสดุ</w:t>
            </w:r>
            <w:r>
              <w:rPr>
                <w:rFonts w:hint="cs"/>
                <w:cs/>
              </w:rPr>
              <w:t>เข้าสู่ระบบ</w:t>
            </w:r>
          </w:p>
          <w:p w14:paraId="3FD7579E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2DC8FFFD" w14:textId="77777777" w:rsidTr="00FE0AB1">
        <w:tc>
          <w:tcPr>
            <w:tcW w:w="9640" w:type="dxa"/>
            <w:gridSpan w:val="4"/>
          </w:tcPr>
          <w:p w14:paraId="660FB119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0309FAE8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30EB3C32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4B71208F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4DFAE8FD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75BB4683" w14:textId="77777777" w:rsidTr="00FE0AB1">
        <w:tc>
          <w:tcPr>
            <w:tcW w:w="2552" w:type="dxa"/>
          </w:tcPr>
          <w:p w14:paraId="13114ABB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196C95CB" w14:textId="77777777" w:rsidR="00F151B1" w:rsidRPr="00B13758" w:rsidRDefault="00F151B1" w:rsidP="00FE0AB1">
            <w:pPr>
              <w:rPr>
                <w:cs/>
              </w:rPr>
            </w:pPr>
            <w:r w:rsidRPr="00B1375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B13758">
              <w:t xml:space="preserve"> “</w:t>
            </w:r>
            <w:r>
              <w:t>SETTING</w:t>
            </w:r>
            <w:r w:rsidRPr="00B13758">
              <w:t xml:space="preserve">” </w:t>
            </w:r>
            <w:r w:rsidRPr="00B13758">
              <w:rPr>
                <w:rFonts w:hint="cs"/>
                <w:cs/>
              </w:rPr>
              <w:t xml:space="preserve">และเลือกเมนู </w:t>
            </w:r>
            <w:r w:rsidRPr="00B13758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โสตทัศนวัสดุ</w:t>
            </w:r>
            <w:r w:rsidRPr="00B13758">
              <w:t>”</w:t>
            </w:r>
          </w:p>
        </w:tc>
      </w:tr>
      <w:tr w:rsidR="00F151B1" w:rsidRPr="003952A3" w14:paraId="1D0D157D" w14:textId="77777777" w:rsidTr="00FE0AB1">
        <w:tc>
          <w:tcPr>
            <w:tcW w:w="2552" w:type="dxa"/>
          </w:tcPr>
          <w:p w14:paraId="2C8D1184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3AE5CD98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แสดงข้อมูลรายการ</w:t>
            </w:r>
            <w:r>
              <w:rPr>
                <w:cs/>
              </w:rPr>
              <w:t>โสตทัศนวัสดุ</w:t>
            </w:r>
            <w:r>
              <w:rPr>
                <w:rFonts w:hint="cs"/>
                <w:cs/>
              </w:rPr>
              <w:t>ที่ถูกเพิ่มใหม่</w:t>
            </w:r>
          </w:p>
        </w:tc>
      </w:tr>
      <w:tr w:rsidR="00F151B1" w:rsidRPr="003952A3" w14:paraId="3A8F4C70" w14:textId="77777777" w:rsidTr="00FE0AB1">
        <w:tc>
          <w:tcPr>
            <w:tcW w:w="2552" w:type="dxa"/>
          </w:tcPr>
          <w:p w14:paraId="19FE2B03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lastRenderedPageBreak/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46C4DA52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08F85987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6965443E" w14:textId="77777777" w:rsidTr="00FE0AB1">
        <w:tc>
          <w:tcPr>
            <w:tcW w:w="2552" w:type="dxa"/>
          </w:tcPr>
          <w:p w14:paraId="2674279A" w14:textId="77777777" w:rsidR="00F151B1" w:rsidRPr="003952A3" w:rsidRDefault="00F151B1" w:rsidP="00FE0AB1"/>
        </w:tc>
        <w:tc>
          <w:tcPr>
            <w:tcW w:w="3261" w:type="dxa"/>
          </w:tcPr>
          <w:p w14:paraId="511FFA4A" w14:textId="77777777" w:rsidR="00F151B1" w:rsidRPr="000A681E" w:rsidRDefault="00F151B1" w:rsidP="00FE0AB1"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52D1BD54" w14:textId="77777777" w:rsidR="00F151B1" w:rsidRDefault="00F151B1" w:rsidP="00FE0AB1">
            <w:pPr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โสตทัศนวัสดุ</w:t>
            </w:r>
            <w:r w:rsidRPr="000A681E">
              <w:t>”</w:t>
            </w:r>
          </w:p>
          <w:p w14:paraId="53590E31" w14:textId="77777777" w:rsidR="00F151B1" w:rsidRDefault="00F151B1" w:rsidP="00FE0AB1">
            <w:pPr>
              <w:rPr>
                <w:szCs w:val="40"/>
              </w:rPr>
            </w:pPr>
            <w:r>
              <w:rPr>
                <w:szCs w:val="40"/>
              </w:rPr>
              <w:t xml:space="preserve">3.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rPr>
                <w:cs/>
              </w:rPr>
              <w:t>โสตทัศนวัสดุ</w:t>
            </w:r>
            <w:r>
              <w:rPr>
                <w:rFonts w:hint="cs"/>
                <w:cs/>
              </w:rPr>
              <w:t>ใหม่</w:t>
            </w:r>
            <w:r w:rsidRPr="000A681E">
              <w:t>”</w:t>
            </w:r>
          </w:p>
          <w:p w14:paraId="1A823D01" w14:textId="77777777" w:rsidR="00F151B1" w:rsidRDefault="00F151B1" w:rsidP="00FE0AB1">
            <w:pPr>
              <w:rPr>
                <w:szCs w:val="40"/>
              </w:rPr>
            </w:pPr>
            <w:r>
              <w:rPr>
                <w:szCs w:val="40"/>
              </w:rPr>
              <w:t xml:space="preserve">4. </w:t>
            </w:r>
            <w:r w:rsidRPr="00CE31A7">
              <w:rPr>
                <w:rFonts w:hint="cs"/>
                <w:sz w:val="24"/>
                <w:cs/>
              </w:rPr>
              <w:t>กรอกข้อมูล</w:t>
            </w:r>
            <w:r>
              <w:rPr>
                <w:cs/>
              </w:rPr>
              <w:t>โสตทัศนวัสดุ</w:t>
            </w:r>
            <w:r>
              <w:rPr>
                <w:rFonts w:hint="cs"/>
                <w:cs/>
              </w:rPr>
              <w:t xml:space="preserve"> แล้วกดปุ่มยืนยัน</w:t>
            </w:r>
          </w:p>
          <w:p w14:paraId="116B029E" w14:textId="77777777" w:rsidR="00F151B1" w:rsidRPr="00286180" w:rsidRDefault="00F151B1" w:rsidP="00FE0AB1">
            <w:pPr>
              <w:rPr>
                <w:cs/>
              </w:rPr>
            </w:pPr>
          </w:p>
        </w:tc>
        <w:tc>
          <w:tcPr>
            <w:tcW w:w="3827" w:type="dxa"/>
            <w:gridSpan w:val="2"/>
          </w:tcPr>
          <w:p w14:paraId="5150242A" w14:textId="77777777" w:rsidR="00F151B1" w:rsidRDefault="00F151B1" w:rsidP="00FE0AB1"/>
          <w:p w14:paraId="0A884504" w14:textId="77777777" w:rsidR="00F151B1" w:rsidRDefault="00F151B1" w:rsidP="00FE0AB1"/>
          <w:p w14:paraId="28CC5131" w14:textId="77777777" w:rsidR="00F151B1" w:rsidRDefault="00F151B1" w:rsidP="00FE0AB1"/>
          <w:p w14:paraId="41539B1E" w14:textId="77777777" w:rsidR="00F151B1" w:rsidRDefault="00F151B1" w:rsidP="00FE0AB1"/>
          <w:p w14:paraId="3F72B154" w14:textId="77777777" w:rsidR="00F151B1" w:rsidRDefault="00F151B1" w:rsidP="00FE0AB1"/>
          <w:p w14:paraId="2E09BEC8" w14:textId="77777777" w:rsidR="00F151B1" w:rsidRDefault="00F151B1" w:rsidP="00FE0AB1">
            <w:r>
              <w:rPr>
                <w:rFonts w:hint="cs"/>
                <w:cs/>
              </w:rPr>
              <w:t>5. ทำการบันทึกข้อมูล</w:t>
            </w:r>
          </w:p>
          <w:p w14:paraId="46E8BB46" w14:textId="77777777" w:rsidR="00F151B1" w:rsidRPr="00286180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6. แสดงรายการ</w:t>
            </w:r>
            <w:r>
              <w:rPr>
                <w:cs/>
              </w:rPr>
              <w:t>โสตทัศนวัสดุ</w:t>
            </w:r>
            <w:r>
              <w:rPr>
                <w:rFonts w:hint="cs"/>
                <w:cs/>
              </w:rPr>
              <w:t>ที่ถูกเพิ่มใหม่</w:t>
            </w:r>
          </w:p>
        </w:tc>
      </w:tr>
      <w:tr w:rsidR="00F151B1" w:rsidRPr="003952A3" w14:paraId="51E00D9F" w14:textId="77777777" w:rsidTr="00FE0AB1">
        <w:tc>
          <w:tcPr>
            <w:tcW w:w="2552" w:type="dxa"/>
          </w:tcPr>
          <w:p w14:paraId="6CF7FA3A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00477F02" w14:textId="77777777" w:rsidR="00F151B1" w:rsidRPr="003952A3" w:rsidRDefault="00F151B1" w:rsidP="00FE0AB1">
            <w:pPr>
              <w:rPr>
                <w:cs/>
              </w:rPr>
            </w:pPr>
            <w:r>
              <w:t xml:space="preserve">4. </w:t>
            </w:r>
            <w:r>
              <w:rPr>
                <w:rFonts w:hint="cs"/>
                <w:cs/>
              </w:rPr>
              <w:t>กรอกข้อมูลไม่ครบ ระบบจะไม่ดำเนินการต่อ</w:t>
            </w:r>
          </w:p>
        </w:tc>
      </w:tr>
    </w:tbl>
    <w:p w14:paraId="4DCA8DD8" w14:textId="4B383863" w:rsidR="00F151B1" w:rsidRDefault="00F151B1" w:rsidP="00337633">
      <w:pPr>
        <w:spacing w:before="0" w:after="160"/>
        <w:jc w:val="left"/>
      </w:pP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3E568810" w14:textId="77777777" w:rsidTr="00FE0AB1">
        <w:tc>
          <w:tcPr>
            <w:tcW w:w="5813" w:type="dxa"/>
            <w:gridSpan w:val="2"/>
          </w:tcPr>
          <w:p w14:paraId="68574DD9" w14:textId="77777777" w:rsidR="00F151B1" w:rsidRPr="003952A3" w:rsidRDefault="00F151B1" w:rsidP="00FE0AB1"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จัดการโสตทัศนวัสดุ</w:t>
            </w:r>
            <w:r>
              <w:t>(</w:t>
            </w:r>
            <w:r>
              <w:rPr>
                <w:rFonts w:hint="cs"/>
                <w:cs/>
              </w:rPr>
              <w:t>แก้ไข</w:t>
            </w:r>
            <w:r>
              <w:t>)</w:t>
            </w:r>
          </w:p>
        </w:tc>
        <w:tc>
          <w:tcPr>
            <w:tcW w:w="1842" w:type="dxa"/>
          </w:tcPr>
          <w:p w14:paraId="78527321" w14:textId="77777777" w:rsidR="00F151B1" w:rsidRPr="00AD1F05" w:rsidRDefault="00F151B1" w:rsidP="00FE0AB1">
            <w:pPr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0E17B3B9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26906D2C" w14:textId="77777777" w:rsidTr="00FE0AB1">
        <w:tc>
          <w:tcPr>
            <w:tcW w:w="5813" w:type="dxa"/>
            <w:gridSpan w:val="2"/>
          </w:tcPr>
          <w:p w14:paraId="18AEAF12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007F168A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0CF2B413" w14:textId="77777777" w:rsidTr="00FE0AB1">
        <w:tc>
          <w:tcPr>
            <w:tcW w:w="9640" w:type="dxa"/>
            <w:gridSpan w:val="4"/>
          </w:tcPr>
          <w:p w14:paraId="0DB8FDF1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631AE50F" w14:textId="77777777" w:rsidTr="00FE0AB1">
        <w:tc>
          <w:tcPr>
            <w:tcW w:w="9640" w:type="dxa"/>
            <w:gridSpan w:val="4"/>
          </w:tcPr>
          <w:p w14:paraId="55F2EA7F" w14:textId="77777777" w:rsidR="00F151B1" w:rsidRPr="00873F58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เป็นยูสเคสที่ใช้งานสำหรับแก้ไขข้อมูลโสตทัศนวัสดุ เมื่อมีข้อมูลที่ผิดพลาดจากการเพิ่ม</w:t>
            </w:r>
          </w:p>
        </w:tc>
      </w:tr>
      <w:tr w:rsidR="00F151B1" w:rsidRPr="003952A3" w14:paraId="1F8C557B" w14:textId="77777777" w:rsidTr="00FE0AB1">
        <w:tc>
          <w:tcPr>
            <w:tcW w:w="9640" w:type="dxa"/>
            <w:gridSpan w:val="4"/>
          </w:tcPr>
          <w:p w14:paraId="19D26D95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รใช้งานสำหรับแก้ไขข้อมูลโสตทัศนวัสดุ</w:t>
            </w:r>
          </w:p>
          <w:p w14:paraId="38C2ADA5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369EB7BE" w14:textId="77777777" w:rsidTr="00FE0AB1">
        <w:tc>
          <w:tcPr>
            <w:tcW w:w="9640" w:type="dxa"/>
            <w:gridSpan w:val="4"/>
          </w:tcPr>
          <w:p w14:paraId="65B80E8C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6112F9E8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300A2C73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1157F239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75F44241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0E75575F" w14:textId="77777777" w:rsidTr="00FE0AB1">
        <w:tc>
          <w:tcPr>
            <w:tcW w:w="2552" w:type="dxa"/>
          </w:tcPr>
          <w:p w14:paraId="01FBBEE2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lastRenderedPageBreak/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31D682D3" w14:textId="77777777" w:rsidR="00F151B1" w:rsidRDefault="00F151B1" w:rsidP="00FE0AB1">
            <w:r w:rsidRPr="00741D7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741D7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741D78">
              <w:t xml:space="preserve"> “SETTING” </w:t>
            </w:r>
            <w:r w:rsidRPr="00741D78">
              <w:rPr>
                <w:rFonts w:hint="cs"/>
                <w:cs/>
              </w:rPr>
              <w:t xml:space="preserve">และเลือกเมนู </w:t>
            </w:r>
            <w:r w:rsidRPr="00741D78">
              <w:t>“</w:t>
            </w:r>
            <w:r w:rsidRPr="00741D7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โสตทัศนวัสดุ</w:t>
            </w:r>
            <w:r w:rsidRPr="00741D78">
              <w:t>”</w:t>
            </w:r>
          </w:p>
          <w:p w14:paraId="0D659E44" w14:textId="77777777" w:rsidR="00F151B1" w:rsidRPr="00741D78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2. ต้องมีรายการโสตทัศนวัสดุ</w:t>
            </w:r>
          </w:p>
        </w:tc>
      </w:tr>
      <w:tr w:rsidR="00F151B1" w:rsidRPr="003952A3" w14:paraId="50CCC22F" w14:textId="77777777" w:rsidTr="00FE0AB1">
        <w:tc>
          <w:tcPr>
            <w:tcW w:w="2552" w:type="dxa"/>
          </w:tcPr>
          <w:p w14:paraId="46A5819F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566A8DBF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แสดงข้อมูลรายการโสตทัศนวัสดุที่ถูกแก้ไข</w:t>
            </w:r>
          </w:p>
        </w:tc>
      </w:tr>
      <w:tr w:rsidR="00F151B1" w:rsidRPr="003952A3" w14:paraId="4B3A57A5" w14:textId="77777777" w:rsidTr="00FE0AB1">
        <w:tc>
          <w:tcPr>
            <w:tcW w:w="2552" w:type="dxa"/>
          </w:tcPr>
          <w:p w14:paraId="5A427132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41FD6920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31B6C1EC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3BEADE15" w14:textId="77777777" w:rsidTr="00FE0AB1">
        <w:tc>
          <w:tcPr>
            <w:tcW w:w="2552" w:type="dxa"/>
          </w:tcPr>
          <w:p w14:paraId="184137C6" w14:textId="77777777" w:rsidR="00F151B1" w:rsidRPr="003952A3" w:rsidRDefault="00F151B1" w:rsidP="00FE0AB1"/>
        </w:tc>
        <w:tc>
          <w:tcPr>
            <w:tcW w:w="3261" w:type="dxa"/>
          </w:tcPr>
          <w:p w14:paraId="190570D0" w14:textId="77777777" w:rsidR="00F151B1" w:rsidRPr="000A681E" w:rsidRDefault="00F151B1" w:rsidP="00FE0AB1"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00C592CA" w14:textId="77777777" w:rsidR="00F151B1" w:rsidRDefault="00F151B1" w:rsidP="00FE0AB1">
            <w:pPr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โสตทัศนวัสดุ</w:t>
            </w:r>
            <w:r w:rsidRPr="000A681E">
              <w:t>”</w:t>
            </w:r>
          </w:p>
          <w:p w14:paraId="369CFDD7" w14:textId="77777777" w:rsidR="00F151B1" w:rsidRPr="00741D78" w:rsidRDefault="00F151B1" w:rsidP="00FE0AB1">
            <w:pPr>
              <w:rPr>
                <w:sz w:val="24"/>
                <w:cs/>
              </w:rPr>
            </w:pPr>
            <w:r>
              <w:rPr>
                <w:szCs w:val="40"/>
              </w:rPr>
              <w:t xml:space="preserve">3. </w:t>
            </w:r>
            <w:r>
              <w:rPr>
                <w:rFonts w:hint="cs"/>
                <w:sz w:val="24"/>
                <w:cs/>
              </w:rPr>
              <w:t>กดปุ่มแก้ไขภายในตารางรายการ</w:t>
            </w:r>
            <w:r>
              <w:rPr>
                <w:rFonts w:hint="cs"/>
                <w:cs/>
              </w:rPr>
              <w:t>โสตทัศนวัสดุ</w:t>
            </w:r>
          </w:p>
          <w:p w14:paraId="3FC2EC43" w14:textId="77777777" w:rsidR="00F151B1" w:rsidRDefault="00F151B1" w:rsidP="00FE0AB1"/>
          <w:p w14:paraId="33EE8C66" w14:textId="77777777" w:rsidR="00F151B1" w:rsidRPr="00286180" w:rsidRDefault="00F151B1" w:rsidP="00FE0AB1">
            <w:pPr>
              <w:rPr>
                <w:cs/>
              </w:rPr>
            </w:pPr>
            <w:r>
              <w:t xml:space="preserve">5. </w:t>
            </w:r>
            <w:r>
              <w:rPr>
                <w:rFonts w:hint="cs"/>
                <w:cs/>
              </w:rPr>
              <w:t>แก้ไขข้อมูลของโสตทัศนวัสดุ แล้วกดปุ่มยืนยัน</w:t>
            </w:r>
          </w:p>
        </w:tc>
        <w:tc>
          <w:tcPr>
            <w:tcW w:w="3827" w:type="dxa"/>
            <w:gridSpan w:val="2"/>
          </w:tcPr>
          <w:p w14:paraId="618CF886" w14:textId="77777777" w:rsidR="00F151B1" w:rsidRDefault="00F151B1" w:rsidP="00FE0AB1"/>
          <w:p w14:paraId="782713DA" w14:textId="77777777" w:rsidR="00F151B1" w:rsidRDefault="00F151B1" w:rsidP="00FE0AB1"/>
          <w:p w14:paraId="0E3196F9" w14:textId="77777777" w:rsidR="00F151B1" w:rsidRDefault="00F151B1" w:rsidP="00FE0AB1"/>
          <w:p w14:paraId="1F797CD7" w14:textId="77777777" w:rsidR="00F151B1" w:rsidRPr="00741D78" w:rsidRDefault="00F151B1" w:rsidP="00FE0AB1"/>
          <w:p w14:paraId="12B7084B" w14:textId="77777777" w:rsidR="00F151B1" w:rsidRDefault="00F151B1" w:rsidP="00FE0AB1">
            <w:r>
              <w:rPr>
                <w:rFonts w:hint="cs"/>
                <w:cs/>
              </w:rPr>
              <w:t>4. แสดงแบบฟอร์มในการแก้ไขข้อมูล</w:t>
            </w:r>
          </w:p>
          <w:p w14:paraId="12C5E3F7" w14:textId="77777777" w:rsidR="00F151B1" w:rsidRDefault="00F151B1" w:rsidP="00FE0AB1"/>
          <w:p w14:paraId="4CC72F7B" w14:textId="77777777" w:rsidR="00F151B1" w:rsidRDefault="00F151B1" w:rsidP="00FE0AB1"/>
          <w:p w14:paraId="107556BB" w14:textId="77777777" w:rsidR="00F151B1" w:rsidRDefault="00F151B1" w:rsidP="00FE0AB1">
            <w:r>
              <w:rPr>
                <w:rFonts w:hint="cs"/>
                <w:cs/>
              </w:rPr>
              <w:t>6. ทำการบันทึกข้อมูล</w:t>
            </w:r>
          </w:p>
          <w:p w14:paraId="008CFDA2" w14:textId="77777777" w:rsidR="00F151B1" w:rsidRPr="00286180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7. แสดงรายการโสตทัศนวัสดุที่ถูกแก้ไข</w:t>
            </w:r>
          </w:p>
        </w:tc>
      </w:tr>
      <w:tr w:rsidR="00F151B1" w:rsidRPr="003952A3" w14:paraId="6C732A42" w14:textId="77777777" w:rsidTr="00FE0AB1">
        <w:tc>
          <w:tcPr>
            <w:tcW w:w="2552" w:type="dxa"/>
          </w:tcPr>
          <w:p w14:paraId="3C56A83E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638124F1" w14:textId="77777777" w:rsidR="00F151B1" w:rsidRPr="003952A3" w:rsidRDefault="00F151B1" w:rsidP="00FE0AB1">
            <w:pPr>
              <w:rPr>
                <w:cs/>
              </w:rPr>
            </w:pPr>
            <w:r>
              <w:t>-</w:t>
            </w:r>
          </w:p>
        </w:tc>
      </w:tr>
    </w:tbl>
    <w:p w14:paraId="46D818E3" w14:textId="379567D6" w:rsidR="00F151B1" w:rsidRDefault="00F151B1" w:rsidP="00337633">
      <w:pPr>
        <w:spacing w:before="0" w:after="160"/>
        <w:jc w:val="left"/>
      </w:pP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61F7B5F2" w14:textId="77777777" w:rsidTr="00FE0AB1">
        <w:tc>
          <w:tcPr>
            <w:tcW w:w="5813" w:type="dxa"/>
            <w:gridSpan w:val="2"/>
          </w:tcPr>
          <w:p w14:paraId="51A28A64" w14:textId="77777777" w:rsidR="00F151B1" w:rsidRPr="003952A3" w:rsidRDefault="00F151B1" w:rsidP="00FE0AB1"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โสตทัศนวัสดุ</w:t>
            </w:r>
            <w:r>
              <w:t>(</w:t>
            </w:r>
            <w:r>
              <w:rPr>
                <w:rFonts w:hint="cs"/>
                <w:cs/>
              </w:rPr>
              <w:t>ลบ</w:t>
            </w:r>
            <w:r>
              <w:t>)</w:t>
            </w:r>
          </w:p>
        </w:tc>
        <w:tc>
          <w:tcPr>
            <w:tcW w:w="1842" w:type="dxa"/>
          </w:tcPr>
          <w:p w14:paraId="63A3F279" w14:textId="77777777" w:rsidR="00F151B1" w:rsidRPr="00AD1F05" w:rsidRDefault="00F151B1" w:rsidP="00FE0AB1">
            <w:pPr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2399E520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20466C00" w14:textId="77777777" w:rsidTr="00FE0AB1">
        <w:tc>
          <w:tcPr>
            <w:tcW w:w="5813" w:type="dxa"/>
            <w:gridSpan w:val="2"/>
          </w:tcPr>
          <w:p w14:paraId="770BDD07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1D2B46C3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3E17E1AB" w14:textId="77777777" w:rsidTr="00FE0AB1">
        <w:tc>
          <w:tcPr>
            <w:tcW w:w="9640" w:type="dxa"/>
            <w:gridSpan w:val="4"/>
          </w:tcPr>
          <w:p w14:paraId="48AA0894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6F012CE8" w14:textId="77777777" w:rsidTr="00FE0AB1">
        <w:tc>
          <w:tcPr>
            <w:tcW w:w="9640" w:type="dxa"/>
            <w:gridSpan w:val="4"/>
          </w:tcPr>
          <w:p w14:paraId="35393709" w14:textId="77777777" w:rsidR="00F151B1" w:rsidRPr="00873F58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เป็นยูสเคสที่ใช้งานสำหรับลบข้อมูล</w:t>
            </w:r>
            <w:r>
              <w:rPr>
                <w:cs/>
              </w:rPr>
              <w:t>โสตทัศนวัสดุ</w:t>
            </w:r>
            <w:r>
              <w:rPr>
                <w:rFonts w:hint="cs"/>
                <w:cs/>
              </w:rPr>
              <w:t xml:space="preserve"> เมื่อมีข้อมูลที่ผิดพลาดจากการเพิ่มหรือห้องสมุดไม่ต้องการ</w:t>
            </w:r>
            <w:r>
              <w:rPr>
                <w:cs/>
              </w:rPr>
              <w:t>โสตทัศนวัสดุ</w:t>
            </w:r>
            <w:r>
              <w:rPr>
                <w:rFonts w:hint="cs"/>
                <w:cs/>
              </w:rPr>
              <w:t>นั้นแล้ว</w:t>
            </w:r>
          </w:p>
        </w:tc>
      </w:tr>
      <w:tr w:rsidR="00F151B1" w:rsidRPr="003952A3" w14:paraId="098DBEA6" w14:textId="77777777" w:rsidTr="00FE0AB1">
        <w:tc>
          <w:tcPr>
            <w:tcW w:w="9640" w:type="dxa"/>
            <w:gridSpan w:val="4"/>
          </w:tcPr>
          <w:p w14:paraId="1B24BBEA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รใช้งานสำหรับลบข้อมูล</w:t>
            </w:r>
            <w:r>
              <w:rPr>
                <w:cs/>
              </w:rPr>
              <w:t>โสตทัศนวัสดุ</w:t>
            </w:r>
          </w:p>
          <w:p w14:paraId="6B49CEC1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lastRenderedPageBreak/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38BEDA2A" w14:textId="77777777" w:rsidTr="00FE0AB1">
        <w:tc>
          <w:tcPr>
            <w:tcW w:w="9640" w:type="dxa"/>
            <w:gridSpan w:val="4"/>
          </w:tcPr>
          <w:p w14:paraId="1DD79596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lastRenderedPageBreak/>
              <w:t>ความสัมพันธ์</w:t>
            </w:r>
          </w:p>
          <w:p w14:paraId="72926691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7575C906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42ADF13A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260C1643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28B173C6" w14:textId="77777777" w:rsidTr="00FE0AB1">
        <w:tc>
          <w:tcPr>
            <w:tcW w:w="2552" w:type="dxa"/>
          </w:tcPr>
          <w:p w14:paraId="0CC43E39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5F93D6B0" w14:textId="77777777" w:rsidR="00F151B1" w:rsidRDefault="00F151B1" w:rsidP="00FE0AB1">
            <w:r w:rsidRPr="00741D7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741D7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741D78">
              <w:t xml:space="preserve"> “SETTING” </w:t>
            </w:r>
            <w:r w:rsidRPr="00741D78">
              <w:rPr>
                <w:rFonts w:hint="cs"/>
                <w:cs/>
              </w:rPr>
              <w:t xml:space="preserve">และเลือกเมนู </w:t>
            </w:r>
            <w:r w:rsidRPr="00741D78">
              <w:t>“</w:t>
            </w:r>
            <w:r w:rsidRPr="00741D78"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โสตทัศนวัสดุ</w:t>
            </w:r>
            <w:r w:rsidRPr="00741D78">
              <w:t>”</w:t>
            </w:r>
          </w:p>
          <w:p w14:paraId="45A010CD" w14:textId="77777777" w:rsidR="00F151B1" w:rsidRPr="00741D78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2. ต้องมีรายการ</w:t>
            </w:r>
            <w:r>
              <w:rPr>
                <w:cs/>
              </w:rPr>
              <w:t>โสตทัศนวัสดุ</w:t>
            </w:r>
          </w:p>
        </w:tc>
      </w:tr>
      <w:tr w:rsidR="00F151B1" w:rsidRPr="003952A3" w14:paraId="7ED7A667" w14:textId="77777777" w:rsidTr="00FE0AB1">
        <w:tc>
          <w:tcPr>
            <w:tcW w:w="2552" w:type="dxa"/>
          </w:tcPr>
          <w:p w14:paraId="3AB32A9A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06762E37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รายการ</w:t>
            </w:r>
            <w:r>
              <w:rPr>
                <w:cs/>
              </w:rPr>
              <w:t>โสตทัศนวัสดุ</w:t>
            </w:r>
            <w:r>
              <w:rPr>
                <w:rFonts w:hint="cs"/>
                <w:cs/>
              </w:rPr>
              <w:t>ที่ลบถูกลบออกจากตาราง</w:t>
            </w:r>
          </w:p>
        </w:tc>
      </w:tr>
      <w:tr w:rsidR="00F151B1" w:rsidRPr="003952A3" w14:paraId="3718510D" w14:textId="77777777" w:rsidTr="00FE0AB1">
        <w:tc>
          <w:tcPr>
            <w:tcW w:w="2552" w:type="dxa"/>
          </w:tcPr>
          <w:p w14:paraId="3217C6FD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55399E44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1E79860D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2D8D4DDC" w14:textId="77777777" w:rsidTr="00FE0AB1">
        <w:tc>
          <w:tcPr>
            <w:tcW w:w="2552" w:type="dxa"/>
          </w:tcPr>
          <w:p w14:paraId="3AEA3FA2" w14:textId="77777777" w:rsidR="00F151B1" w:rsidRPr="003952A3" w:rsidRDefault="00F151B1" w:rsidP="00FE0AB1"/>
        </w:tc>
        <w:tc>
          <w:tcPr>
            <w:tcW w:w="3261" w:type="dxa"/>
          </w:tcPr>
          <w:p w14:paraId="4797F082" w14:textId="77777777" w:rsidR="00F151B1" w:rsidRPr="000A681E" w:rsidRDefault="00F151B1" w:rsidP="00FE0AB1"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2AF29015" w14:textId="77777777" w:rsidR="00F151B1" w:rsidRDefault="00F151B1" w:rsidP="00FE0AB1">
            <w:pPr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โสตทัศนวัสดุ</w:t>
            </w:r>
            <w:r w:rsidRPr="000A681E">
              <w:t>”</w:t>
            </w:r>
          </w:p>
          <w:p w14:paraId="368E3BD6" w14:textId="77777777" w:rsidR="00F151B1" w:rsidRPr="00741D78" w:rsidRDefault="00F151B1" w:rsidP="00FE0AB1">
            <w:pPr>
              <w:rPr>
                <w:sz w:val="24"/>
                <w:cs/>
              </w:rPr>
            </w:pPr>
            <w:r>
              <w:rPr>
                <w:szCs w:val="40"/>
              </w:rPr>
              <w:t xml:space="preserve">3. </w:t>
            </w:r>
            <w:r>
              <w:rPr>
                <w:rFonts w:hint="cs"/>
                <w:sz w:val="24"/>
                <w:cs/>
              </w:rPr>
              <w:t>กดปุ่มลบภายในตารางรายการ</w:t>
            </w:r>
            <w:r>
              <w:rPr>
                <w:cs/>
              </w:rPr>
              <w:t>โสตทัศนวัสดุ</w:t>
            </w:r>
          </w:p>
          <w:p w14:paraId="099A6227" w14:textId="77777777" w:rsidR="00F151B1" w:rsidRDefault="00F151B1" w:rsidP="00FE0AB1"/>
          <w:p w14:paraId="02B42ABE" w14:textId="77777777" w:rsidR="00F151B1" w:rsidRPr="00286180" w:rsidRDefault="00F151B1" w:rsidP="00FE0AB1">
            <w:pPr>
              <w:rPr>
                <w:cs/>
              </w:rPr>
            </w:pPr>
            <w:r>
              <w:t xml:space="preserve">5. </w:t>
            </w:r>
            <w:r>
              <w:rPr>
                <w:rFonts w:hint="cs"/>
                <w:cs/>
              </w:rPr>
              <w:t>กดปุ่มยืนยัน</w:t>
            </w:r>
          </w:p>
        </w:tc>
        <w:tc>
          <w:tcPr>
            <w:tcW w:w="3827" w:type="dxa"/>
            <w:gridSpan w:val="2"/>
          </w:tcPr>
          <w:p w14:paraId="54D873D1" w14:textId="77777777" w:rsidR="00F151B1" w:rsidRDefault="00F151B1" w:rsidP="00FE0AB1"/>
          <w:p w14:paraId="0EE00CFF" w14:textId="77777777" w:rsidR="00F151B1" w:rsidRDefault="00F151B1" w:rsidP="00FE0AB1"/>
          <w:p w14:paraId="445F449D" w14:textId="77777777" w:rsidR="00F151B1" w:rsidRDefault="00F151B1" w:rsidP="00FE0AB1"/>
          <w:p w14:paraId="15D81ACC" w14:textId="77777777" w:rsidR="00F151B1" w:rsidRPr="00741D78" w:rsidRDefault="00F151B1" w:rsidP="00FE0AB1"/>
          <w:p w14:paraId="1E88BCD5" w14:textId="77777777" w:rsidR="00F151B1" w:rsidRDefault="00F151B1" w:rsidP="00FE0AB1">
            <w:r>
              <w:rPr>
                <w:rFonts w:hint="cs"/>
                <w:cs/>
              </w:rPr>
              <w:t>4. แสดงการแจ้งเตือนเพื่อยืนยันการลบ</w:t>
            </w:r>
          </w:p>
          <w:p w14:paraId="7EC0FE1C" w14:textId="77777777" w:rsidR="00F151B1" w:rsidRDefault="00F151B1" w:rsidP="00FE0AB1"/>
          <w:p w14:paraId="4CE163FE" w14:textId="77777777" w:rsidR="00F151B1" w:rsidRDefault="00F151B1" w:rsidP="00FE0AB1">
            <w:r>
              <w:rPr>
                <w:rFonts w:hint="cs"/>
                <w:cs/>
              </w:rPr>
              <w:t>6. ทำการบันทึกข้อมูล</w:t>
            </w:r>
          </w:p>
          <w:p w14:paraId="7DC5EFCC" w14:textId="77777777" w:rsidR="00F151B1" w:rsidRPr="00286180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7. รายการ</w:t>
            </w:r>
            <w:r>
              <w:rPr>
                <w:cs/>
              </w:rPr>
              <w:t>โสตทัศนวัสดุ</w:t>
            </w:r>
            <w:r>
              <w:rPr>
                <w:rFonts w:hint="cs"/>
                <w:cs/>
              </w:rPr>
              <w:t>ที่ลบถูกลบออกจากตาราง</w:t>
            </w:r>
          </w:p>
        </w:tc>
      </w:tr>
      <w:tr w:rsidR="00F151B1" w:rsidRPr="003952A3" w14:paraId="46457A7A" w14:textId="77777777" w:rsidTr="00FE0AB1">
        <w:tc>
          <w:tcPr>
            <w:tcW w:w="2552" w:type="dxa"/>
          </w:tcPr>
          <w:p w14:paraId="20F0C85E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504370A6" w14:textId="77777777" w:rsidR="00F151B1" w:rsidRPr="003952A3" w:rsidRDefault="00F151B1" w:rsidP="00FE0AB1">
            <w:pPr>
              <w:rPr>
                <w:cs/>
              </w:rPr>
            </w:pPr>
            <w:r>
              <w:t>-</w:t>
            </w:r>
          </w:p>
        </w:tc>
      </w:tr>
    </w:tbl>
    <w:p w14:paraId="79BD4725" w14:textId="77F08299" w:rsidR="00F151B1" w:rsidRDefault="00F151B1" w:rsidP="00337633">
      <w:pPr>
        <w:spacing w:before="0" w:after="160"/>
        <w:jc w:val="left"/>
      </w:pP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60DFB887" w14:textId="77777777" w:rsidTr="00FE0AB1">
        <w:tc>
          <w:tcPr>
            <w:tcW w:w="5813" w:type="dxa"/>
            <w:gridSpan w:val="2"/>
          </w:tcPr>
          <w:p w14:paraId="515AAA38" w14:textId="77777777" w:rsidR="00F151B1" w:rsidRPr="003952A3" w:rsidRDefault="00F151B1" w:rsidP="00FE0AB1"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ผู้แต่ง</w:t>
            </w:r>
            <w:r>
              <w:t>(</w:t>
            </w:r>
            <w:r>
              <w:rPr>
                <w:rFonts w:hint="cs"/>
                <w:cs/>
              </w:rPr>
              <w:t>เพิ่ม</w:t>
            </w:r>
            <w:r>
              <w:t>)</w:t>
            </w:r>
          </w:p>
        </w:tc>
        <w:tc>
          <w:tcPr>
            <w:tcW w:w="1842" w:type="dxa"/>
          </w:tcPr>
          <w:p w14:paraId="1E410894" w14:textId="77777777" w:rsidR="00F151B1" w:rsidRPr="00AD1F05" w:rsidRDefault="00F151B1" w:rsidP="00FE0AB1">
            <w:pPr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3FF2CE43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575AEA0A" w14:textId="77777777" w:rsidTr="00FE0AB1">
        <w:tc>
          <w:tcPr>
            <w:tcW w:w="5813" w:type="dxa"/>
            <w:gridSpan w:val="2"/>
          </w:tcPr>
          <w:p w14:paraId="01B70B3B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lastRenderedPageBreak/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66369765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5D21D1F2" w14:textId="77777777" w:rsidTr="00FE0AB1">
        <w:tc>
          <w:tcPr>
            <w:tcW w:w="9640" w:type="dxa"/>
            <w:gridSpan w:val="4"/>
          </w:tcPr>
          <w:p w14:paraId="55D16523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4CE9F71F" w14:textId="77777777" w:rsidTr="00FE0AB1">
        <w:tc>
          <w:tcPr>
            <w:tcW w:w="9640" w:type="dxa"/>
            <w:gridSpan w:val="4"/>
          </w:tcPr>
          <w:p w14:paraId="75800FC5" w14:textId="77777777" w:rsidR="00F151B1" w:rsidRPr="00873F58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เป็นยูสเคสที่ใช้งานสำหรับเพิ่มรายการ</w:t>
            </w:r>
            <w:r>
              <w:rPr>
                <w:cs/>
              </w:rPr>
              <w:t>ผู้แต่ง</w:t>
            </w:r>
            <w:r>
              <w:rPr>
                <w:rFonts w:hint="cs"/>
                <w:cs/>
              </w:rPr>
              <w:t>เข้าสู่ระบบ</w:t>
            </w:r>
          </w:p>
        </w:tc>
      </w:tr>
      <w:tr w:rsidR="00F151B1" w:rsidRPr="003952A3" w14:paraId="0D2F84E2" w14:textId="77777777" w:rsidTr="00FE0AB1">
        <w:tc>
          <w:tcPr>
            <w:tcW w:w="9640" w:type="dxa"/>
            <w:gridSpan w:val="4"/>
          </w:tcPr>
          <w:p w14:paraId="46BA3229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รใช้งานสำหรับเพิ่มรายการ</w:t>
            </w:r>
            <w:r>
              <w:rPr>
                <w:cs/>
              </w:rPr>
              <w:t>ผู้แต่ง</w:t>
            </w:r>
            <w:r>
              <w:rPr>
                <w:rFonts w:hint="cs"/>
                <w:cs/>
              </w:rPr>
              <w:t>เข้าสู่ระบบ</w:t>
            </w:r>
          </w:p>
          <w:p w14:paraId="702316D3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1BC0FB85" w14:textId="77777777" w:rsidTr="00FE0AB1">
        <w:tc>
          <w:tcPr>
            <w:tcW w:w="9640" w:type="dxa"/>
            <w:gridSpan w:val="4"/>
          </w:tcPr>
          <w:p w14:paraId="730978B0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4D67E6AE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26098D09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5774545B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24D508D8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43EFC196" w14:textId="77777777" w:rsidTr="00FE0AB1">
        <w:tc>
          <w:tcPr>
            <w:tcW w:w="2552" w:type="dxa"/>
          </w:tcPr>
          <w:p w14:paraId="557DE7DE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5A352596" w14:textId="77777777" w:rsidR="00F151B1" w:rsidRPr="004541BB" w:rsidRDefault="00F151B1" w:rsidP="00FE0AB1">
            <w:pPr>
              <w:rPr>
                <w:cs/>
              </w:rPr>
            </w:pPr>
            <w:r w:rsidRPr="00B1375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B13758">
              <w:t xml:space="preserve"> “</w:t>
            </w:r>
            <w:r>
              <w:t>SETTING</w:t>
            </w:r>
            <w:r w:rsidRPr="00B13758">
              <w:t xml:space="preserve">” </w:t>
            </w:r>
            <w:r w:rsidRPr="00B13758">
              <w:rPr>
                <w:rFonts w:hint="cs"/>
                <w:cs/>
              </w:rPr>
              <w:t xml:space="preserve">และเลือกเมนู </w:t>
            </w:r>
            <w:r w:rsidRPr="00B13758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ผู้แต่ง</w:t>
            </w:r>
            <w:r w:rsidRPr="00B13758">
              <w:t>”</w:t>
            </w:r>
          </w:p>
        </w:tc>
      </w:tr>
      <w:tr w:rsidR="00F151B1" w:rsidRPr="003952A3" w14:paraId="782DD41E" w14:textId="77777777" w:rsidTr="00FE0AB1">
        <w:tc>
          <w:tcPr>
            <w:tcW w:w="2552" w:type="dxa"/>
          </w:tcPr>
          <w:p w14:paraId="5FE26604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0B708F15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แสดงข้อมูลรายการ</w:t>
            </w:r>
            <w:r>
              <w:rPr>
                <w:cs/>
              </w:rPr>
              <w:t>ผู้แต่ง</w:t>
            </w:r>
            <w:r>
              <w:rPr>
                <w:rFonts w:hint="cs"/>
                <w:cs/>
              </w:rPr>
              <w:t>ที่ถูกเพิ่มใหม่</w:t>
            </w:r>
          </w:p>
        </w:tc>
      </w:tr>
      <w:tr w:rsidR="00F151B1" w:rsidRPr="003952A3" w14:paraId="77373C1C" w14:textId="77777777" w:rsidTr="00FE0AB1">
        <w:tc>
          <w:tcPr>
            <w:tcW w:w="2552" w:type="dxa"/>
          </w:tcPr>
          <w:p w14:paraId="112F8BA5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680CFF72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55B0B5B1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40D0A2FA" w14:textId="77777777" w:rsidTr="00FE0AB1">
        <w:tc>
          <w:tcPr>
            <w:tcW w:w="2552" w:type="dxa"/>
          </w:tcPr>
          <w:p w14:paraId="1D0A0532" w14:textId="77777777" w:rsidR="00F151B1" w:rsidRPr="003952A3" w:rsidRDefault="00F151B1" w:rsidP="00FE0AB1"/>
        </w:tc>
        <w:tc>
          <w:tcPr>
            <w:tcW w:w="3261" w:type="dxa"/>
          </w:tcPr>
          <w:p w14:paraId="24760EEE" w14:textId="77777777" w:rsidR="00F151B1" w:rsidRPr="000A681E" w:rsidRDefault="00F151B1" w:rsidP="00FE0AB1"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60278A0A" w14:textId="77777777" w:rsidR="00F151B1" w:rsidRDefault="00F151B1" w:rsidP="00FE0AB1">
            <w:pPr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ผู้แต่ง</w:t>
            </w:r>
            <w:r w:rsidRPr="000A681E">
              <w:t>”</w:t>
            </w:r>
          </w:p>
          <w:p w14:paraId="67E789B5" w14:textId="77777777" w:rsidR="00F151B1" w:rsidRDefault="00F151B1" w:rsidP="00FE0AB1">
            <w:pPr>
              <w:rPr>
                <w:szCs w:val="40"/>
              </w:rPr>
            </w:pPr>
            <w:r>
              <w:rPr>
                <w:szCs w:val="40"/>
              </w:rPr>
              <w:t xml:space="preserve">3. </w:t>
            </w:r>
            <w:r w:rsidRPr="00CE31A7">
              <w:rPr>
                <w:rFonts w:hint="cs"/>
                <w:sz w:val="24"/>
                <w:cs/>
              </w:rPr>
              <w:t>กรอกข้อมูล</w:t>
            </w:r>
            <w:r>
              <w:rPr>
                <w:cs/>
              </w:rPr>
              <w:t>ผู้แต่ง</w:t>
            </w:r>
            <w:r>
              <w:rPr>
                <w:rFonts w:hint="cs"/>
                <w:cs/>
              </w:rPr>
              <w:t xml:space="preserve"> แล้วกดปุ่มยืนยัน</w:t>
            </w:r>
          </w:p>
          <w:p w14:paraId="389ACA0F" w14:textId="77777777" w:rsidR="00F151B1" w:rsidRPr="00286180" w:rsidRDefault="00F151B1" w:rsidP="00FE0AB1">
            <w:pPr>
              <w:rPr>
                <w:cs/>
              </w:rPr>
            </w:pPr>
          </w:p>
        </w:tc>
        <w:tc>
          <w:tcPr>
            <w:tcW w:w="3827" w:type="dxa"/>
            <w:gridSpan w:val="2"/>
          </w:tcPr>
          <w:p w14:paraId="25466B1B" w14:textId="77777777" w:rsidR="00F151B1" w:rsidRDefault="00F151B1" w:rsidP="00FE0AB1"/>
          <w:p w14:paraId="1987B37E" w14:textId="77777777" w:rsidR="00F151B1" w:rsidRDefault="00F151B1" w:rsidP="00FE0AB1"/>
          <w:p w14:paraId="05FDA399" w14:textId="77777777" w:rsidR="00F151B1" w:rsidRDefault="00F151B1" w:rsidP="00FE0AB1"/>
          <w:p w14:paraId="6E79C83F" w14:textId="77777777" w:rsidR="00F151B1" w:rsidRDefault="00F151B1" w:rsidP="00FE0AB1"/>
          <w:p w14:paraId="51040468" w14:textId="77777777" w:rsidR="00F151B1" w:rsidRDefault="00F151B1" w:rsidP="00FE0AB1"/>
          <w:p w14:paraId="2229FCCC" w14:textId="77777777" w:rsidR="00F151B1" w:rsidRDefault="00F151B1" w:rsidP="00FE0AB1">
            <w:r>
              <w:rPr>
                <w:rFonts w:hint="cs"/>
                <w:cs/>
              </w:rPr>
              <w:t>4. ทำการบันทึกข้อมูล</w:t>
            </w:r>
          </w:p>
          <w:p w14:paraId="3FD3F0FB" w14:textId="77777777" w:rsidR="00F151B1" w:rsidRPr="00286180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5. แสดงรายการ</w:t>
            </w:r>
            <w:r>
              <w:rPr>
                <w:cs/>
              </w:rPr>
              <w:t>ผู้แต่ง</w:t>
            </w:r>
            <w:r>
              <w:rPr>
                <w:rFonts w:hint="cs"/>
                <w:cs/>
              </w:rPr>
              <w:t>ที่ถูกเพิ่มใหม่</w:t>
            </w:r>
          </w:p>
        </w:tc>
      </w:tr>
      <w:tr w:rsidR="00F151B1" w:rsidRPr="003952A3" w14:paraId="5C9643C4" w14:textId="77777777" w:rsidTr="00FE0AB1">
        <w:tc>
          <w:tcPr>
            <w:tcW w:w="2552" w:type="dxa"/>
          </w:tcPr>
          <w:p w14:paraId="1F0929D6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3D96C87D" w14:textId="77777777" w:rsidR="00F151B1" w:rsidRPr="003952A3" w:rsidRDefault="00F151B1" w:rsidP="00FE0AB1">
            <w:pPr>
              <w:rPr>
                <w:cs/>
              </w:rPr>
            </w:pPr>
            <w:r>
              <w:t xml:space="preserve">4. </w:t>
            </w:r>
            <w:r>
              <w:rPr>
                <w:rFonts w:hint="cs"/>
                <w:cs/>
              </w:rPr>
              <w:t>กรอกข้อมูลไม่ครบ ระบบจะไม่ดำเนินการต่อ</w:t>
            </w:r>
          </w:p>
        </w:tc>
      </w:tr>
    </w:tbl>
    <w:p w14:paraId="60CF2037" w14:textId="1FA5AF7E" w:rsidR="00F151B1" w:rsidRDefault="00F151B1" w:rsidP="00337633">
      <w:pPr>
        <w:spacing w:before="0" w:after="160"/>
        <w:jc w:val="left"/>
      </w:pP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597C719D" w14:textId="77777777" w:rsidTr="00FE0AB1">
        <w:tc>
          <w:tcPr>
            <w:tcW w:w="5813" w:type="dxa"/>
            <w:gridSpan w:val="2"/>
          </w:tcPr>
          <w:p w14:paraId="38BF41DD" w14:textId="77777777" w:rsidR="00F151B1" w:rsidRPr="003952A3" w:rsidRDefault="00F151B1" w:rsidP="00FE0AB1">
            <w:r w:rsidRPr="003952A3">
              <w:rPr>
                <w:rFonts w:hint="cs"/>
                <w:b/>
                <w:bCs/>
                <w:cs/>
              </w:rPr>
              <w:lastRenderedPageBreak/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ผู้แต่ง</w:t>
            </w:r>
            <w:r>
              <w:t>(</w:t>
            </w:r>
            <w:r>
              <w:rPr>
                <w:rFonts w:hint="cs"/>
                <w:cs/>
              </w:rPr>
              <w:t>แก้ไข</w:t>
            </w:r>
            <w:r>
              <w:t>)</w:t>
            </w:r>
          </w:p>
        </w:tc>
        <w:tc>
          <w:tcPr>
            <w:tcW w:w="1842" w:type="dxa"/>
          </w:tcPr>
          <w:p w14:paraId="1C4E8026" w14:textId="77777777" w:rsidR="00F151B1" w:rsidRPr="00AD1F05" w:rsidRDefault="00F151B1" w:rsidP="00FE0AB1">
            <w:pPr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0A96E283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138655D4" w14:textId="77777777" w:rsidTr="00FE0AB1">
        <w:tc>
          <w:tcPr>
            <w:tcW w:w="5813" w:type="dxa"/>
            <w:gridSpan w:val="2"/>
          </w:tcPr>
          <w:p w14:paraId="161F6C74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4E905E81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03422691" w14:textId="77777777" w:rsidTr="00FE0AB1">
        <w:tc>
          <w:tcPr>
            <w:tcW w:w="9640" w:type="dxa"/>
            <w:gridSpan w:val="4"/>
          </w:tcPr>
          <w:p w14:paraId="23976D20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51008030" w14:textId="77777777" w:rsidTr="00FE0AB1">
        <w:tc>
          <w:tcPr>
            <w:tcW w:w="9640" w:type="dxa"/>
            <w:gridSpan w:val="4"/>
          </w:tcPr>
          <w:p w14:paraId="1BCE3629" w14:textId="77777777" w:rsidR="00F151B1" w:rsidRPr="00873F58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เป็นยูสเคสที่ใช้งานสำหรับแก้ไขข้อมูล</w:t>
            </w:r>
            <w:r>
              <w:rPr>
                <w:cs/>
              </w:rPr>
              <w:t>ผู้แต่ง</w:t>
            </w:r>
            <w:r>
              <w:rPr>
                <w:rFonts w:hint="cs"/>
                <w:cs/>
              </w:rPr>
              <w:t xml:space="preserve"> เมื่อมีข้อมูลที่ผิดพลาดจากการเพิ่ม</w:t>
            </w:r>
          </w:p>
        </w:tc>
      </w:tr>
      <w:tr w:rsidR="00F151B1" w:rsidRPr="003952A3" w14:paraId="3A74CA74" w14:textId="77777777" w:rsidTr="00FE0AB1">
        <w:tc>
          <w:tcPr>
            <w:tcW w:w="9640" w:type="dxa"/>
            <w:gridSpan w:val="4"/>
          </w:tcPr>
          <w:p w14:paraId="1B42923F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รใช้งานสำหรับแก้ไขข้อมูล</w:t>
            </w:r>
            <w:r>
              <w:rPr>
                <w:cs/>
              </w:rPr>
              <w:t>ผู้แต่ง</w:t>
            </w:r>
          </w:p>
          <w:p w14:paraId="63F14870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16DC7F05" w14:textId="77777777" w:rsidTr="00FE0AB1">
        <w:tc>
          <w:tcPr>
            <w:tcW w:w="9640" w:type="dxa"/>
            <w:gridSpan w:val="4"/>
          </w:tcPr>
          <w:p w14:paraId="2D878ED8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447FD1FB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76A75808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0CE9208C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6692553A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5D89AE16" w14:textId="77777777" w:rsidTr="00FE0AB1">
        <w:tc>
          <w:tcPr>
            <w:tcW w:w="2552" w:type="dxa"/>
          </w:tcPr>
          <w:p w14:paraId="24019A57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6C8AC5EF" w14:textId="77777777" w:rsidR="00F151B1" w:rsidRDefault="00F151B1" w:rsidP="00FE0AB1">
            <w:r w:rsidRPr="00741D7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741D7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741D78">
              <w:t xml:space="preserve"> “SETTING” </w:t>
            </w:r>
            <w:r w:rsidRPr="00741D78">
              <w:rPr>
                <w:rFonts w:hint="cs"/>
                <w:cs/>
              </w:rPr>
              <w:t xml:space="preserve">และเลือกเมนู </w:t>
            </w:r>
            <w:r w:rsidRPr="00741D78">
              <w:t>“</w:t>
            </w:r>
            <w:r w:rsidRPr="00741D78"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ผู้แต่ง</w:t>
            </w:r>
            <w:r w:rsidRPr="00741D78">
              <w:t>”</w:t>
            </w:r>
          </w:p>
          <w:p w14:paraId="22D842DC" w14:textId="77777777" w:rsidR="00F151B1" w:rsidRPr="00741D78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2. ต้องมีรายการ</w:t>
            </w:r>
            <w:r>
              <w:rPr>
                <w:cs/>
              </w:rPr>
              <w:t>ผู้แต่ง</w:t>
            </w:r>
          </w:p>
        </w:tc>
      </w:tr>
      <w:tr w:rsidR="00F151B1" w:rsidRPr="003952A3" w14:paraId="4CBB7E1D" w14:textId="77777777" w:rsidTr="00FE0AB1">
        <w:tc>
          <w:tcPr>
            <w:tcW w:w="2552" w:type="dxa"/>
          </w:tcPr>
          <w:p w14:paraId="05E87CBB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4305B347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แสดงข้อมูลรายการ</w:t>
            </w:r>
            <w:r>
              <w:rPr>
                <w:cs/>
              </w:rPr>
              <w:t>ผู้แต่ง</w:t>
            </w:r>
            <w:r>
              <w:rPr>
                <w:rFonts w:hint="cs"/>
                <w:cs/>
              </w:rPr>
              <w:t>ที่ถูกแก้ไข</w:t>
            </w:r>
          </w:p>
        </w:tc>
      </w:tr>
      <w:tr w:rsidR="00F151B1" w:rsidRPr="003952A3" w14:paraId="0C5F93DB" w14:textId="77777777" w:rsidTr="00FE0AB1">
        <w:tc>
          <w:tcPr>
            <w:tcW w:w="2552" w:type="dxa"/>
          </w:tcPr>
          <w:p w14:paraId="4FE1F7C6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2AEB4D95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200C2120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469C157F" w14:textId="77777777" w:rsidTr="00FE0AB1">
        <w:tc>
          <w:tcPr>
            <w:tcW w:w="2552" w:type="dxa"/>
          </w:tcPr>
          <w:p w14:paraId="49B7FA1F" w14:textId="77777777" w:rsidR="00F151B1" w:rsidRPr="003952A3" w:rsidRDefault="00F151B1" w:rsidP="00FE0AB1"/>
        </w:tc>
        <w:tc>
          <w:tcPr>
            <w:tcW w:w="3261" w:type="dxa"/>
          </w:tcPr>
          <w:p w14:paraId="32034EA1" w14:textId="77777777" w:rsidR="00F151B1" w:rsidRPr="000A681E" w:rsidRDefault="00F151B1" w:rsidP="00FE0AB1"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43EC4863" w14:textId="77777777" w:rsidR="00F151B1" w:rsidRDefault="00F151B1" w:rsidP="00FE0AB1">
            <w:pPr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ผู้แต่ง</w:t>
            </w:r>
            <w:r w:rsidRPr="000A681E">
              <w:t>”</w:t>
            </w:r>
          </w:p>
          <w:p w14:paraId="5AA1C5E5" w14:textId="77777777" w:rsidR="00F151B1" w:rsidRPr="00741D78" w:rsidRDefault="00F151B1" w:rsidP="00FE0AB1">
            <w:pPr>
              <w:rPr>
                <w:sz w:val="24"/>
                <w:cs/>
              </w:rPr>
            </w:pPr>
            <w:r>
              <w:rPr>
                <w:szCs w:val="40"/>
              </w:rPr>
              <w:t xml:space="preserve">3. </w:t>
            </w:r>
            <w:r>
              <w:rPr>
                <w:rFonts w:hint="cs"/>
                <w:sz w:val="24"/>
                <w:cs/>
              </w:rPr>
              <w:t>กดปุ่มแก้ไขภายในตารางรายการ</w:t>
            </w:r>
            <w:r>
              <w:rPr>
                <w:cs/>
              </w:rPr>
              <w:t>ผู้แต่ง</w:t>
            </w:r>
          </w:p>
          <w:p w14:paraId="0B31CA6C" w14:textId="77777777" w:rsidR="00F151B1" w:rsidRDefault="00F151B1" w:rsidP="00FE0AB1"/>
          <w:p w14:paraId="102F37C0" w14:textId="77777777" w:rsidR="00F151B1" w:rsidRPr="00286180" w:rsidRDefault="00F151B1" w:rsidP="00FE0AB1">
            <w:pPr>
              <w:rPr>
                <w:cs/>
              </w:rPr>
            </w:pPr>
            <w:r>
              <w:lastRenderedPageBreak/>
              <w:t xml:space="preserve">5. </w:t>
            </w:r>
            <w:r>
              <w:rPr>
                <w:rFonts w:hint="cs"/>
                <w:cs/>
              </w:rPr>
              <w:t>แก้ไขข้อมูลของ</w:t>
            </w:r>
            <w:r>
              <w:rPr>
                <w:cs/>
              </w:rPr>
              <w:t>ผู้แต่ง</w:t>
            </w:r>
            <w:r>
              <w:rPr>
                <w:rFonts w:hint="cs"/>
                <w:cs/>
              </w:rPr>
              <w:t xml:space="preserve"> แล้วกดปุ่มยืนยัน</w:t>
            </w:r>
          </w:p>
        </w:tc>
        <w:tc>
          <w:tcPr>
            <w:tcW w:w="3827" w:type="dxa"/>
            <w:gridSpan w:val="2"/>
          </w:tcPr>
          <w:p w14:paraId="7E7A8229" w14:textId="77777777" w:rsidR="00F151B1" w:rsidRDefault="00F151B1" w:rsidP="00FE0AB1"/>
          <w:p w14:paraId="3CE04EB0" w14:textId="77777777" w:rsidR="00F151B1" w:rsidRDefault="00F151B1" w:rsidP="00FE0AB1"/>
          <w:p w14:paraId="04379015" w14:textId="77777777" w:rsidR="00F151B1" w:rsidRDefault="00F151B1" w:rsidP="00FE0AB1"/>
          <w:p w14:paraId="629F1672" w14:textId="77777777" w:rsidR="00F151B1" w:rsidRPr="00741D78" w:rsidRDefault="00F151B1" w:rsidP="00FE0AB1"/>
          <w:p w14:paraId="0C2D02B0" w14:textId="77777777" w:rsidR="00F151B1" w:rsidRDefault="00F151B1" w:rsidP="00FE0AB1">
            <w:r>
              <w:rPr>
                <w:rFonts w:hint="cs"/>
                <w:cs/>
              </w:rPr>
              <w:t>4. แสดงแบบฟอร์มในการแก้ไขข้อมูล</w:t>
            </w:r>
          </w:p>
          <w:p w14:paraId="35CCC34D" w14:textId="77777777" w:rsidR="00F151B1" w:rsidRDefault="00F151B1" w:rsidP="00FE0AB1"/>
          <w:p w14:paraId="0B6D1EA4" w14:textId="77777777" w:rsidR="00F151B1" w:rsidRDefault="00F151B1" w:rsidP="00FE0AB1"/>
          <w:p w14:paraId="743D3FDC" w14:textId="77777777" w:rsidR="00F151B1" w:rsidRDefault="00F151B1" w:rsidP="00FE0AB1">
            <w:r>
              <w:rPr>
                <w:rFonts w:hint="cs"/>
                <w:cs/>
              </w:rPr>
              <w:t>6. ทำการบันทึกข้อมูล</w:t>
            </w:r>
          </w:p>
          <w:p w14:paraId="6CC7C34B" w14:textId="77777777" w:rsidR="00F151B1" w:rsidRPr="00286180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7. แสดงรายการ</w:t>
            </w:r>
            <w:r>
              <w:rPr>
                <w:cs/>
              </w:rPr>
              <w:t>ผู้แต่ง</w:t>
            </w:r>
            <w:r>
              <w:rPr>
                <w:rFonts w:hint="cs"/>
                <w:cs/>
              </w:rPr>
              <w:t>ที่ถูกแก้ไข</w:t>
            </w:r>
          </w:p>
        </w:tc>
      </w:tr>
      <w:tr w:rsidR="00F151B1" w:rsidRPr="003952A3" w14:paraId="026F4694" w14:textId="77777777" w:rsidTr="00FE0AB1">
        <w:tc>
          <w:tcPr>
            <w:tcW w:w="2552" w:type="dxa"/>
          </w:tcPr>
          <w:p w14:paraId="6CF18FB6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lastRenderedPageBreak/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0A232C83" w14:textId="77777777" w:rsidR="00F151B1" w:rsidRPr="003952A3" w:rsidRDefault="00F151B1" w:rsidP="00FE0AB1">
            <w:pPr>
              <w:rPr>
                <w:cs/>
              </w:rPr>
            </w:pPr>
            <w:r>
              <w:t>-</w:t>
            </w:r>
          </w:p>
        </w:tc>
      </w:tr>
    </w:tbl>
    <w:p w14:paraId="324A410D" w14:textId="28F6538B" w:rsidR="00F151B1" w:rsidRDefault="00F151B1" w:rsidP="00337633">
      <w:pPr>
        <w:spacing w:before="0" w:after="160"/>
        <w:jc w:val="left"/>
      </w:pP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3827"/>
      </w:tblGrid>
      <w:tr w:rsidR="00F151B1" w:rsidRPr="003952A3" w14:paraId="42CC1EED" w14:textId="77777777" w:rsidTr="00FE0AB1">
        <w:trPr>
          <w:gridAfter w:val="1"/>
          <w:wAfter w:w="3827" w:type="dxa"/>
        </w:trPr>
        <w:tc>
          <w:tcPr>
            <w:tcW w:w="5813" w:type="dxa"/>
            <w:gridSpan w:val="2"/>
          </w:tcPr>
          <w:p w14:paraId="2208B31D" w14:textId="77777777" w:rsidR="00F151B1" w:rsidRPr="003952A3" w:rsidRDefault="00F151B1" w:rsidP="00FE0AB1"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จัดการผู้แต่ง</w:t>
            </w:r>
            <w:r>
              <w:t>(</w:t>
            </w:r>
            <w:r>
              <w:rPr>
                <w:rFonts w:hint="cs"/>
                <w:cs/>
              </w:rPr>
              <w:t>ลบ</w:t>
            </w:r>
            <w:r>
              <w:t>)</w:t>
            </w:r>
          </w:p>
        </w:tc>
      </w:tr>
      <w:tr w:rsidR="00F151B1" w:rsidRPr="003952A3" w14:paraId="2E1175D9" w14:textId="77777777" w:rsidTr="00FE0AB1">
        <w:trPr>
          <w:gridAfter w:val="1"/>
          <w:wAfter w:w="3827" w:type="dxa"/>
        </w:trPr>
        <w:tc>
          <w:tcPr>
            <w:tcW w:w="5813" w:type="dxa"/>
            <w:gridSpan w:val="2"/>
          </w:tcPr>
          <w:p w14:paraId="2BCB3733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</w:tr>
      <w:tr w:rsidR="00F151B1" w:rsidRPr="003952A3" w14:paraId="0C5BCCD2" w14:textId="77777777" w:rsidTr="00FE0AB1">
        <w:tc>
          <w:tcPr>
            <w:tcW w:w="9640" w:type="dxa"/>
            <w:gridSpan w:val="3"/>
          </w:tcPr>
          <w:p w14:paraId="6EE2C2E5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873F58" w14:paraId="37AB6BD7" w14:textId="77777777" w:rsidTr="00FE0AB1">
        <w:tc>
          <w:tcPr>
            <w:tcW w:w="9640" w:type="dxa"/>
            <w:gridSpan w:val="3"/>
          </w:tcPr>
          <w:p w14:paraId="38CD510F" w14:textId="77777777" w:rsidR="00F151B1" w:rsidRPr="00873F58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เป็นยูสเคสที่ใช้งานสำหรับลบข้อมูลผู้แต่ง เมื่อมีข้อมูลที่ผิดพลาดจากการเพิ่มหรือไม่ต้องการข้อมูลผู้แต่งนั้นแล้ว</w:t>
            </w:r>
          </w:p>
        </w:tc>
      </w:tr>
      <w:tr w:rsidR="00F151B1" w:rsidRPr="003952A3" w14:paraId="08341379" w14:textId="77777777" w:rsidTr="00FE0AB1">
        <w:tc>
          <w:tcPr>
            <w:tcW w:w="9640" w:type="dxa"/>
            <w:gridSpan w:val="3"/>
          </w:tcPr>
          <w:p w14:paraId="4654E435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รใช้งานสำหรับลบข้อมูลผู้แต่ง</w:t>
            </w:r>
          </w:p>
          <w:p w14:paraId="41C39B92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3936C2DC" w14:textId="77777777" w:rsidTr="00FE0AB1">
        <w:tc>
          <w:tcPr>
            <w:tcW w:w="9640" w:type="dxa"/>
            <w:gridSpan w:val="3"/>
          </w:tcPr>
          <w:p w14:paraId="50DBBDDB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190F5D8B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7D844EF2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57D5959F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37D9CA68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741D78" w14:paraId="3606AED1" w14:textId="77777777" w:rsidTr="00FE0AB1">
        <w:tc>
          <w:tcPr>
            <w:tcW w:w="2552" w:type="dxa"/>
          </w:tcPr>
          <w:p w14:paraId="04DE4BEA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2"/>
          </w:tcPr>
          <w:p w14:paraId="5F130940" w14:textId="77777777" w:rsidR="00F151B1" w:rsidRDefault="00F151B1" w:rsidP="00FE0AB1">
            <w:r w:rsidRPr="00741D7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741D7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741D78">
              <w:t xml:space="preserve"> “SETTING” </w:t>
            </w:r>
            <w:r w:rsidRPr="00741D78">
              <w:rPr>
                <w:rFonts w:hint="cs"/>
                <w:cs/>
              </w:rPr>
              <w:t xml:space="preserve">และเลือกเมนู </w:t>
            </w:r>
            <w:r w:rsidRPr="00741D78">
              <w:t>“</w:t>
            </w:r>
            <w:r w:rsidRPr="00741D7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ผู้แต่ง</w:t>
            </w:r>
            <w:r w:rsidRPr="00741D78">
              <w:t>”</w:t>
            </w:r>
          </w:p>
          <w:p w14:paraId="7856D3C2" w14:textId="77777777" w:rsidR="00F151B1" w:rsidRPr="00741D78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2. ต้องมีรายการผู้แต่ง</w:t>
            </w:r>
          </w:p>
        </w:tc>
      </w:tr>
      <w:tr w:rsidR="00F151B1" w14:paraId="561C3261" w14:textId="77777777" w:rsidTr="00FE0AB1">
        <w:tc>
          <w:tcPr>
            <w:tcW w:w="2552" w:type="dxa"/>
          </w:tcPr>
          <w:p w14:paraId="396D4CC9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2"/>
          </w:tcPr>
          <w:p w14:paraId="31279216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รายการผู้แต่งที่ลบถูกลบออกจากตาราง</w:t>
            </w:r>
          </w:p>
        </w:tc>
      </w:tr>
      <w:tr w:rsidR="00F151B1" w:rsidRPr="003952A3" w14:paraId="62CA39A7" w14:textId="77777777" w:rsidTr="00FE0AB1">
        <w:trPr>
          <w:gridAfter w:val="1"/>
          <w:wAfter w:w="3827" w:type="dxa"/>
        </w:trPr>
        <w:tc>
          <w:tcPr>
            <w:tcW w:w="2552" w:type="dxa"/>
          </w:tcPr>
          <w:p w14:paraId="12C58BA8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3F8B6C65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</w:tr>
      <w:tr w:rsidR="00F151B1" w:rsidRPr="00286180" w14:paraId="426818A8" w14:textId="77777777" w:rsidTr="00FE0AB1">
        <w:trPr>
          <w:gridAfter w:val="1"/>
          <w:wAfter w:w="3827" w:type="dxa"/>
        </w:trPr>
        <w:tc>
          <w:tcPr>
            <w:tcW w:w="2552" w:type="dxa"/>
          </w:tcPr>
          <w:p w14:paraId="0312A924" w14:textId="77777777" w:rsidR="00F151B1" w:rsidRPr="003952A3" w:rsidRDefault="00F151B1" w:rsidP="00FE0AB1"/>
        </w:tc>
        <w:tc>
          <w:tcPr>
            <w:tcW w:w="3261" w:type="dxa"/>
          </w:tcPr>
          <w:p w14:paraId="7DEF8C03" w14:textId="77777777" w:rsidR="00F151B1" w:rsidRPr="000A681E" w:rsidRDefault="00F151B1" w:rsidP="00FE0AB1"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69DB494C" w14:textId="77777777" w:rsidR="00F151B1" w:rsidRDefault="00F151B1" w:rsidP="00FE0AB1">
            <w:pPr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ผู้แต่ง</w:t>
            </w:r>
            <w:r w:rsidRPr="000A681E">
              <w:t>”</w:t>
            </w:r>
          </w:p>
          <w:p w14:paraId="1C97E345" w14:textId="77777777" w:rsidR="00F151B1" w:rsidRPr="00741D78" w:rsidRDefault="00F151B1" w:rsidP="00FE0AB1">
            <w:pPr>
              <w:rPr>
                <w:sz w:val="24"/>
                <w:cs/>
              </w:rPr>
            </w:pPr>
            <w:r>
              <w:rPr>
                <w:szCs w:val="40"/>
              </w:rPr>
              <w:t xml:space="preserve">3. </w:t>
            </w:r>
            <w:r>
              <w:rPr>
                <w:rFonts w:hint="cs"/>
                <w:sz w:val="24"/>
                <w:cs/>
              </w:rPr>
              <w:t>กดปุ่มลบภายในตารางรายการ</w:t>
            </w:r>
            <w:r>
              <w:rPr>
                <w:rFonts w:hint="cs"/>
                <w:cs/>
              </w:rPr>
              <w:t>ผู้แต่ง</w:t>
            </w:r>
          </w:p>
          <w:p w14:paraId="09F68ECF" w14:textId="77777777" w:rsidR="00F151B1" w:rsidRDefault="00F151B1" w:rsidP="00FE0AB1"/>
          <w:p w14:paraId="52D14C47" w14:textId="77777777" w:rsidR="00F151B1" w:rsidRPr="00286180" w:rsidRDefault="00F151B1" w:rsidP="00FE0AB1">
            <w:pPr>
              <w:rPr>
                <w:cs/>
              </w:rPr>
            </w:pPr>
            <w:r>
              <w:t xml:space="preserve">5. </w:t>
            </w:r>
            <w:r>
              <w:rPr>
                <w:rFonts w:hint="cs"/>
                <w:cs/>
              </w:rPr>
              <w:t>กดปุ่มยืนยัน</w:t>
            </w:r>
          </w:p>
        </w:tc>
      </w:tr>
      <w:tr w:rsidR="00F151B1" w:rsidRPr="003952A3" w14:paraId="03E23922" w14:textId="77777777" w:rsidTr="00FE0AB1">
        <w:tc>
          <w:tcPr>
            <w:tcW w:w="2552" w:type="dxa"/>
          </w:tcPr>
          <w:p w14:paraId="2E86CF35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2"/>
          </w:tcPr>
          <w:p w14:paraId="04C7E67F" w14:textId="77777777" w:rsidR="00F151B1" w:rsidRPr="003952A3" w:rsidRDefault="00F151B1" w:rsidP="00FE0AB1">
            <w:pPr>
              <w:rPr>
                <w:cs/>
              </w:rPr>
            </w:pPr>
            <w:r>
              <w:t>-</w:t>
            </w:r>
          </w:p>
        </w:tc>
      </w:tr>
    </w:tbl>
    <w:p w14:paraId="0CEFD749" w14:textId="65ED670E" w:rsidR="00F151B1" w:rsidRDefault="00F151B1" w:rsidP="00337633">
      <w:pPr>
        <w:spacing w:before="0" w:after="160"/>
        <w:jc w:val="left"/>
      </w:pP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20314C03" w14:textId="77777777" w:rsidTr="00FE0AB1">
        <w:tc>
          <w:tcPr>
            <w:tcW w:w="5813" w:type="dxa"/>
            <w:gridSpan w:val="2"/>
          </w:tcPr>
          <w:p w14:paraId="5B8E480C" w14:textId="77777777" w:rsidR="00F151B1" w:rsidRPr="003952A3" w:rsidRDefault="00F151B1" w:rsidP="00FE0AB1"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จัดการสำนักพิมพ์</w:t>
            </w:r>
            <w:r>
              <w:t>(</w:t>
            </w:r>
            <w:r>
              <w:rPr>
                <w:rFonts w:hint="cs"/>
                <w:cs/>
              </w:rPr>
              <w:t>เพิ่ม</w:t>
            </w:r>
            <w:r>
              <w:t>)</w:t>
            </w:r>
          </w:p>
        </w:tc>
        <w:tc>
          <w:tcPr>
            <w:tcW w:w="1842" w:type="dxa"/>
          </w:tcPr>
          <w:p w14:paraId="7C6ED3AA" w14:textId="77777777" w:rsidR="00F151B1" w:rsidRPr="00AD1F05" w:rsidRDefault="00F151B1" w:rsidP="00FE0AB1">
            <w:pPr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42BB22C2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317DB298" w14:textId="77777777" w:rsidTr="00FE0AB1">
        <w:tc>
          <w:tcPr>
            <w:tcW w:w="5813" w:type="dxa"/>
            <w:gridSpan w:val="2"/>
          </w:tcPr>
          <w:p w14:paraId="1E3DD945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45C4FF29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350766E2" w14:textId="77777777" w:rsidTr="00FE0AB1">
        <w:tc>
          <w:tcPr>
            <w:tcW w:w="9640" w:type="dxa"/>
            <w:gridSpan w:val="4"/>
          </w:tcPr>
          <w:p w14:paraId="3E393DDF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1CD54735" w14:textId="77777777" w:rsidTr="00FE0AB1">
        <w:tc>
          <w:tcPr>
            <w:tcW w:w="9640" w:type="dxa"/>
            <w:gridSpan w:val="4"/>
          </w:tcPr>
          <w:p w14:paraId="7802C1E4" w14:textId="77777777" w:rsidR="00F151B1" w:rsidRPr="00873F58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เป็นยูสเคสที่ใช้งานสำหรับเพิ่มรายการสำนักพิมพ์เข้าสู่ระบบ</w:t>
            </w:r>
          </w:p>
        </w:tc>
      </w:tr>
      <w:tr w:rsidR="00F151B1" w:rsidRPr="003952A3" w14:paraId="20EE7187" w14:textId="77777777" w:rsidTr="00FE0AB1">
        <w:tc>
          <w:tcPr>
            <w:tcW w:w="9640" w:type="dxa"/>
            <w:gridSpan w:val="4"/>
          </w:tcPr>
          <w:p w14:paraId="3D198E00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รใช้งานสำหรับเพิ่มรายการสำนักพิมพ์เข้าสู่ระบบ</w:t>
            </w:r>
          </w:p>
          <w:p w14:paraId="1869765C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4439C78E" w14:textId="77777777" w:rsidTr="00FE0AB1">
        <w:tc>
          <w:tcPr>
            <w:tcW w:w="9640" w:type="dxa"/>
            <w:gridSpan w:val="4"/>
          </w:tcPr>
          <w:p w14:paraId="7686142B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10C0A471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49714F67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1AFFFFC8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6A045B91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5B3B3EDC" w14:textId="77777777" w:rsidTr="00FE0AB1">
        <w:tc>
          <w:tcPr>
            <w:tcW w:w="2552" w:type="dxa"/>
          </w:tcPr>
          <w:p w14:paraId="77A9726B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3A9758ED" w14:textId="77777777" w:rsidR="00F151B1" w:rsidRPr="00B13758" w:rsidRDefault="00F151B1" w:rsidP="00FE0AB1">
            <w:pPr>
              <w:rPr>
                <w:cs/>
              </w:rPr>
            </w:pPr>
            <w:r w:rsidRPr="00B1375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B13758">
              <w:t xml:space="preserve"> “</w:t>
            </w:r>
            <w:r>
              <w:t>SETTING</w:t>
            </w:r>
            <w:r w:rsidRPr="00B13758">
              <w:t xml:space="preserve">” </w:t>
            </w:r>
            <w:r w:rsidRPr="00B13758">
              <w:rPr>
                <w:rFonts w:hint="cs"/>
                <w:cs/>
              </w:rPr>
              <w:t xml:space="preserve">และเลือกเมนู </w:t>
            </w:r>
            <w:r w:rsidRPr="00B13758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สำนักพิมพ์</w:t>
            </w:r>
            <w:r w:rsidRPr="00B13758">
              <w:t>”</w:t>
            </w:r>
          </w:p>
        </w:tc>
      </w:tr>
      <w:tr w:rsidR="00F151B1" w:rsidRPr="003952A3" w14:paraId="1678EAD7" w14:textId="77777777" w:rsidTr="00FE0AB1">
        <w:tc>
          <w:tcPr>
            <w:tcW w:w="2552" w:type="dxa"/>
          </w:tcPr>
          <w:p w14:paraId="0AE751B2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6735CFFC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แสดงข้อมูลรายการสำนักพิมพ์ที่ถูกเพิ่มใหม่</w:t>
            </w:r>
          </w:p>
        </w:tc>
      </w:tr>
      <w:tr w:rsidR="00F151B1" w:rsidRPr="003952A3" w14:paraId="3E773DC7" w14:textId="77777777" w:rsidTr="00FE0AB1">
        <w:tc>
          <w:tcPr>
            <w:tcW w:w="2552" w:type="dxa"/>
          </w:tcPr>
          <w:p w14:paraId="37D5E9FC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lastRenderedPageBreak/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247E4503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1B2A3D1D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1EE930B8" w14:textId="77777777" w:rsidTr="00FE0AB1">
        <w:tc>
          <w:tcPr>
            <w:tcW w:w="2552" w:type="dxa"/>
          </w:tcPr>
          <w:p w14:paraId="7F89D6A1" w14:textId="77777777" w:rsidR="00F151B1" w:rsidRPr="003952A3" w:rsidRDefault="00F151B1" w:rsidP="00FE0AB1"/>
        </w:tc>
        <w:tc>
          <w:tcPr>
            <w:tcW w:w="3261" w:type="dxa"/>
          </w:tcPr>
          <w:p w14:paraId="65FBC86F" w14:textId="77777777" w:rsidR="00F151B1" w:rsidRPr="000A681E" w:rsidRDefault="00F151B1" w:rsidP="00FE0AB1"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07454489" w14:textId="77777777" w:rsidR="00F151B1" w:rsidRDefault="00F151B1" w:rsidP="00FE0AB1">
            <w:pPr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สำนักพิมพ์</w:t>
            </w:r>
            <w:r w:rsidRPr="000A681E">
              <w:t>”</w:t>
            </w:r>
          </w:p>
          <w:p w14:paraId="0762F911" w14:textId="77777777" w:rsidR="00F151B1" w:rsidRDefault="00F151B1" w:rsidP="00FE0AB1">
            <w:pPr>
              <w:rPr>
                <w:szCs w:val="40"/>
              </w:rPr>
            </w:pPr>
            <w:r>
              <w:rPr>
                <w:szCs w:val="40"/>
              </w:rPr>
              <w:t xml:space="preserve">3. </w:t>
            </w:r>
            <w:r w:rsidRPr="00CE31A7">
              <w:rPr>
                <w:rFonts w:hint="cs"/>
                <w:sz w:val="24"/>
                <w:cs/>
              </w:rPr>
              <w:t>กรอกข้อมูล</w:t>
            </w:r>
            <w:r>
              <w:rPr>
                <w:rFonts w:hint="cs"/>
                <w:cs/>
              </w:rPr>
              <w:t>สำนักพิมพ์แล้วกดปุ่มยืนยัน</w:t>
            </w:r>
          </w:p>
          <w:p w14:paraId="7AF9A49D" w14:textId="77777777" w:rsidR="00F151B1" w:rsidRPr="00286180" w:rsidRDefault="00F151B1" w:rsidP="00FE0AB1">
            <w:pPr>
              <w:rPr>
                <w:cs/>
              </w:rPr>
            </w:pPr>
          </w:p>
        </w:tc>
        <w:tc>
          <w:tcPr>
            <w:tcW w:w="3827" w:type="dxa"/>
            <w:gridSpan w:val="2"/>
          </w:tcPr>
          <w:p w14:paraId="562D1804" w14:textId="77777777" w:rsidR="00F151B1" w:rsidRDefault="00F151B1" w:rsidP="00FE0AB1"/>
          <w:p w14:paraId="1AFF2A65" w14:textId="77777777" w:rsidR="00F151B1" w:rsidRDefault="00F151B1" w:rsidP="00FE0AB1"/>
          <w:p w14:paraId="4A0A2F78" w14:textId="77777777" w:rsidR="00F151B1" w:rsidRDefault="00F151B1" w:rsidP="00FE0AB1"/>
          <w:p w14:paraId="03CBF314" w14:textId="77777777" w:rsidR="00F151B1" w:rsidRDefault="00F151B1" w:rsidP="00FE0AB1"/>
          <w:p w14:paraId="4238E9A2" w14:textId="77777777" w:rsidR="00F151B1" w:rsidRDefault="00F151B1" w:rsidP="00FE0AB1"/>
          <w:p w14:paraId="1C67BB81" w14:textId="77777777" w:rsidR="00F151B1" w:rsidRDefault="00F151B1" w:rsidP="00FE0AB1">
            <w:r>
              <w:rPr>
                <w:rFonts w:hint="cs"/>
                <w:cs/>
              </w:rPr>
              <w:t>4. ทำการบันทึกข้อมูล</w:t>
            </w:r>
          </w:p>
          <w:p w14:paraId="5290FA8F" w14:textId="77777777" w:rsidR="00F151B1" w:rsidRPr="00286180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5. แสดงรายการสำนักพิมพ์ที่ถูกเพิ่มใหม่</w:t>
            </w:r>
          </w:p>
        </w:tc>
      </w:tr>
      <w:tr w:rsidR="00F151B1" w:rsidRPr="003952A3" w14:paraId="37966AAB" w14:textId="77777777" w:rsidTr="00FE0AB1">
        <w:tc>
          <w:tcPr>
            <w:tcW w:w="2552" w:type="dxa"/>
          </w:tcPr>
          <w:p w14:paraId="72FEC47A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32C48105" w14:textId="77777777" w:rsidR="00F151B1" w:rsidRPr="003952A3" w:rsidRDefault="00F151B1" w:rsidP="00FE0AB1">
            <w:pPr>
              <w:rPr>
                <w:cs/>
              </w:rPr>
            </w:pPr>
            <w:r>
              <w:t xml:space="preserve">3. </w:t>
            </w:r>
            <w:r>
              <w:rPr>
                <w:rFonts w:hint="cs"/>
                <w:cs/>
              </w:rPr>
              <w:t>กรอกข้อมูลไม่ครบ ระบบจะไม่ดำเนินการต่อ</w:t>
            </w:r>
          </w:p>
        </w:tc>
      </w:tr>
    </w:tbl>
    <w:p w14:paraId="5F977DB1" w14:textId="1596AC71" w:rsidR="00F151B1" w:rsidRDefault="00F151B1" w:rsidP="00337633">
      <w:pPr>
        <w:spacing w:before="0" w:after="160"/>
        <w:jc w:val="left"/>
      </w:pP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2AAC9FF3" w14:textId="77777777" w:rsidTr="00FE0AB1">
        <w:tc>
          <w:tcPr>
            <w:tcW w:w="5813" w:type="dxa"/>
            <w:gridSpan w:val="2"/>
          </w:tcPr>
          <w:p w14:paraId="20D4F9A4" w14:textId="77777777" w:rsidR="00F151B1" w:rsidRPr="003952A3" w:rsidRDefault="00F151B1" w:rsidP="00FE0AB1"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สำนักพิมพ์</w:t>
            </w:r>
            <w:r>
              <w:t>(</w:t>
            </w:r>
            <w:r>
              <w:rPr>
                <w:rFonts w:hint="cs"/>
                <w:cs/>
              </w:rPr>
              <w:t>แก้ไข</w:t>
            </w:r>
            <w:r>
              <w:t>)</w:t>
            </w:r>
          </w:p>
        </w:tc>
        <w:tc>
          <w:tcPr>
            <w:tcW w:w="1842" w:type="dxa"/>
          </w:tcPr>
          <w:p w14:paraId="2579C439" w14:textId="77777777" w:rsidR="00F151B1" w:rsidRPr="00AD1F05" w:rsidRDefault="00F151B1" w:rsidP="00FE0AB1">
            <w:pPr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4B6988A9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2837D2C5" w14:textId="77777777" w:rsidTr="00FE0AB1">
        <w:tc>
          <w:tcPr>
            <w:tcW w:w="5813" w:type="dxa"/>
            <w:gridSpan w:val="2"/>
          </w:tcPr>
          <w:p w14:paraId="3B80FDFA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5E9C2B59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38A18D2C" w14:textId="77777777" w:rsidTr="00FE0AB1">
        <w:tc>
          <w:tcPr>
            <w:tcW w:w="9640" w:type="dxa"/>
            <w:gridSpan w:val="4"/>
          </w:tcPr>
          <w:p w14:paraId="009D9674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43E792CC" w14:textId="77777777" w:rsidTr="00FE0AB1">
        <w:tc>
          <w:tcPr>
            <w:tcW w:w="9640" w:type="dxa"/>
            <w:gridSpan w:val="4"/>
          </w:tcPr>
          <w:p w14:paraId="28B1B132" w14:textId="77777777" w:rsidR="00F151B1" w:rsidRPr="00873F58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เป็นยูสเคสที่ใช้งานสำหรับแก้ไขข้อมูล</w:t>
            </w:r>
            <w:r>
              <w:rPr>
                <w:cs/>
              </w:rPr>
              <w:t>สำนักพิมพ์</w:t>
            </w:r>
            <w:r>
              <w:rPr>
                <w:rFonts w:hint="cs"/>
                <w:cs/>
              </w:rPr>
              <w:t xml:space="preserve"> เมื่อมีข้อมูลที่ผิดพลาดจากการเพิ่ม</w:t>
            </w:r>
          </w:p>
        </w:tc>
      </w:tr>
      <w:tr w:rsidR="00F151B1" w:rsidRPr="003952A3" w14:paraId="0CFF1B5A" w14:textId="77777777" w:rsidTr="00FE0AB1">
        <w:tc>
          <w:tcPr>
            <w:tcW w:w="9640" w:type="dxa"/>
            <w:gridSpan w:val="4"/>
          </w:tcPr>
          <w:p w14:paraId="25F76877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รใช้งานสำหรับแก้ไขข้อมูล</w:t>
            </w:r>
            <w:r>
              <w:rPr>
                <w:cs/>
              </w:rPr>
              <w:t>สำนักพิมพ์</w:t>
            </w:r>
          </w:p>
          <w:p w14:paraId="1F6F543B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675A66A3" w14:textId="77777777" w:rsidTr="00FE0AB1">
        <w:tc>
          <w:tcPr>
            <w:tcW w:w="9640" w:type="dxa"/>
            <w:gridSpan w:val="4"/>
          </w:tcPr>
          <w:p w14:paraId="31C8FCD9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0698F0AB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34558FD0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517AE12C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721D412E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24579AA1" w14:textId="77777777" w:rsidTr="00FE0AB1">
        <w:tc>
          <w:tcPr>
            <w:tcW w:w="2552" w:type="dxa"/>
          </w:tcPr>
          <w:p w14:paraId="12206ED5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lastRenderedPageBreak/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01489F46" w14:textId="77777777" w:rsidR="00F151B1" w:rsidRDefault="00F151B1" w:rsidP="00FE0AB1">
            <w:r w:rsidRPr="00741D7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741D7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741D78">
              <w:t xml:space="preserve"> “SETTING” </w:t>
            </w:r>
            <w:r w:rsidRPr="00741D78">
              <w:rPr>
                <w:rFonts w:hint="cs"/>
                <w:cs/>
              </w:rPr>
              <w:t xml:space="preserve">และเลือกเมนู </w:t>
            </w:r>
            <w:r w:rsidRPr="00741D78">
              <w:t>“</w:t>
            </w:r>
            <w:r w:rsidRPr="00741D78"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สำนักพิมพ์</w:t>
            </w:r>
            <w:r w:rsidRPr="00741D78">
              <w:t>”</w:t>
            </w:r>
          </w:p>
          <w:p w14:paraId="5A12F541" w14:textId="77777777" w:rsidR="00F151B1" w:rsidRPr="00741D78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2. ต้องมีรายการ</w:t>
            </w:r>
            <w:r>
              <w:rPr>
                <w:cs/>
              </w:rPr>
              <w:t>สำนักพิมพ์</w:t>
            </w:r>
          </w:p>
        </w:tc>
      </w:tr>
      <w:tr w:rsidR="00F151B1" w:rsidRPr="003952A3" w14:paraId="5A543504" w14:textId="77777777" w:rsidTr="00FE0AB1">
        <w:tc>
          <w:tcPr>
            <w:tcW w:w="2552" w:type="dxa"/>
          </w:tcPr>
          <w:p w14:paraId="4FD3D387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0C66AEFF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แสดงข้อมูลรายการ</w:t>
            </w:r>
            <w:r>
              <w:rPr>
                <w:cs/>
              </w:rPr>
              <w:t>สำนักพิมพ์</w:t>
            </w:r>
            <w:r>
              <w:rPr>
                <w:rFonts w:hint="cs"/>
                <w:cs/>
              </w:rPr>
              <w:t>ที่ถูกแก้ไข</w:t>
            </w:r>
          </w:p>
        </w:tc>
      </w:tr>
      <w:tr w:rsidR="00F151B1" w:rsidRPr="003952A3" w14:paraId="3B58E953" w14:textId="77777777" w:rsidTr="00FE0AB1">
        <w:tc>
          <w:tcPr>
            <w:tcW w:w="2552" w:type="dxa"/>
          </w:tcPr>
          <w:p w14:paraId="6B82C61F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12F79424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3EFAECBD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4CB398C8" w14:textId="77777777" w:rsidTr="00FE0AB1">
        <w:tc>
          <w:tcPr>
            <w:tcW w:w="2552" w:type="dxa"/>
          </w:tcPr>
          <w:p w14:paraId="5CFBE6BF" w14:textId="77777777" w:rsidR="00F151B1" w:rsidRPr="003952A3" w:rsidRDefault="00F151B1" w:rsidP="00FE0AB1"/>
        </w:tc>
        <w:tc>
          <w:tcPr>
            <w:tcW w:w="3261" w:type="dxa"/>
          </w:tcPr>
          <w:p w14:paraId="46D0262C" w14:textId="77777777" w:rsidR="00F151B1" w:rsidRPr="000A681E" w:rsidRDefault="00F151B1" w:rsidP="00FE0AB1"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3A553855" w14:textId="77777777" w:rsidR="00F151B1" w:rsidRDefault="00F151B1" w:rsidP="00FE0AB1">
            <w:pPr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สำนักพิมพ์</w:t>
            </w:r>
            <w:r w:rsidRPr="000A681E">
              <w:t>”</w:t>
            </w:r>
          </w:p>
          <w:p w14:paraId="725EE041" w14:textId="77777777" w:rsidR="00F151B1" w:rsidRPr="00741D78" w:rsidRDefault="00F151B1" w:rsidP="00FE0AB1">
            <w:pPr>
              <w:rPr>
                <w:sz w:val="24"/>
                <w:cs/>
              </w:rPr>
            </w:pPr>
            <w:r>
              <w:rPr>
                <w:szCs w:val="40"/>
              </w:rPr>
              <w:t xml:space="preserve">3. </w:t>
            </w:r>
            <w:r>
              <w:rPr>
                <w:rFonts w:hint="cs"/>
                <w:sz w:val="24"/>
                <w:cs/>
              </w:rPr>
              <w:t>กดปุ่มแก้ไขภายในตารางรายการ</w:t>
            </w:r>
            <w:r>
              <w:rPr>
                <w:cs/>
              </w:rPr>
              <w:t>สำนักพิมพ์</w:t>
            </w:r>
          </w:p>
          <w:p w14:paraId="3CCE137A" w14:textId="77777777" w:rsidR="00F151B1" w:rsidRDefault="00F151B1" w:rsidP="00FE0AB1"/>
          <w:p w14:paraId="48CDFE85" w14:textId="77777777" w:rsidR="00F151B1" w:rsidRPr="00286180" w:rsidRDefault="00F151B1" w:rsidP="00FE0AB1">
            <w:pPr>
              <w:rPr>
                <w:cs/>
              </w:rPr>
            </w:pPr>
            <w:r>
              <w:t xml:space="preserve">5. </w:t>
            </w:r>
            <w:r>
              <w:rPr>
                <w:rFonts w:hint="cs"/>
                <w:cs/>
              </w:rPr>
              <w:t>แก้ไขข้อมูลของ</w:t>
            </w:r>
            <w:r>
              <w:rPr>
                <w:cs/>
              </w:rPr>
              <w:t>สำนักพิมพ์</w:t>
            </w:r>
            <w:r>
              <w:rPr>
                <w:rFonts w:hint="cs"/>
                <w:cs/>
              </w:rPr>
              <w:t xml:space="preserve"> แล้วกดปุ่มยืนยัน</w:t>
            </w:r>
          </w:p>
        </w:tc>
        <w:tc>
          <w:tcPr>
            <w:tcW w:w="3827" w:type="dxa"/>
            <w:gridSpan w:val="2"/>
          </w:tcPr>
          <w:p w14:paraId="21AA0DEF" w14:textId="77777777" w:rsidR="00F151B1" w:rsidRDefault="00F151B1" w:rsidP="00FE0AB1"/>
          <w:p w14:paraId="13E54698" w14:textId="77777777" w:rsidR="00F151B1" w:rsidRDefault="00F151B1" w:rsidP="00FE0AB1"/>
          <w:p w14:paraId="5DD1F49B" w14:textId="77777777" w:rsidR="00F151B1" w:rsidRDefault="00F151B1" w:rsidP="00FE0AB1"/>
          <w:p w14:paraId="5AA1D1C6" w14:textId="77777777" w:rsidR="00F151B1" w:rsidRPr="00741D78" w:rsidRDefault="00F151B1" w:rsidP="00FE0AB1"/>
          <w:p w14:paraId="0CF96F40" w14:textId="77777777" w:rsidR="00F151B1" w:rsidRDefault="00F151B1" w:rsidP="00FE0AB1">
            <w:r>
              <w:rPr>
                <w:rFonts w:hint="cs"/>
                <w:cs/>
              </w:rPr>
              <w:t>4. แสดงแบบฟอร์มในการแก้ไขข้อมูล</w:t>
            </w:r>
          </w:p>
          <w:p w14:paraId="582DA751" w14:textId="77777777" w:rsidR="00F151B1" w:rsidRDefault="00F151B1" w:rsidP="00FE0AB1"/>
          <w:p w14:paraId="6A78A9B0" w14:textId="77777777" w:rsidR="00F151B1" w:rsidRDefault="00F151B1" w:rsidP="00FE0AB1"/>
          <w:p w14:paraId="3212A7EB" w14:textId="77777777" w:rsidR="00F151B1" w:rsidRDefault="00F151B1" w:rsidP="00FE0AB1">
            <w:r>
              <w:rPr>
                <w:rFonts w:hint="cs"/>
                <w:cs/>
              </w:rPr>
              <w:t>6. ทำการบันทึกข้อมูล</w:t>
            </w:r>
          </w:p>
          <w:p w14:paraId="10C0BA31" w14:textId="77777777" w:rsidR="00F151B1" w:rsidRPr="00286180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7. แสดงรายการ</w:t>
            </w:r>
            <w:r>
              <w:rPr>
                <w:cs/>
              </w:rPr>
              <w:t>สำนักพิมพ์</w:t>
            </w:r>
            <w:r>
              <w:rPr>
                <w:rFonts w:hint="cs"/>
                <w:cs/>
              </w:rPr>
              <w:t>ที่ถูกแก้ไข</w:t>
            </w:r>
          </w:p>
        </w:tc>
      </w:tr>
      <w:tr w:rsidR="00F151B1" w:rsidRPr="003952A3" w14:paraId="5830F9D2" w14:textId="77777777" w:rsidTr="00FE0AB1">
        <w:tc>
          <w:tcPr>
            <w:tcW w:w="2552" w:type="dxa"/>
          </w:tcPr>
          <w:p w14:paraId="20F9063A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0C70A32F" w14:textId="77777777" w:rsidR="00F151B1" w:rsidRPr="003952A3" w:rsidRDefault="00F151B1" w:rsidP="00FE0AB1">
            <w:pPr>
              <w:rPr>
                <w:cs/>
              </w:rPr>
            </w:pPr>
            <w:r>
              <w:t>-</w:t>
            </w:r>
          </w:p>
        </w:tc>
      </w:tr>
    </w:tbl>
    <w:p w14:paraId="50622AD0" w14:textId="0A2D0AEA" w:rsidR="00F151B1" w:rsidRDefault="00F151B1" w:rsidP="00337633">
      <w:pPr>
        <w:spacing w:before="0" w:after="160"/>
        <w:jc w:val="left"/>
      </w:pP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4CF48A2C" w14:textId="77777777" w:rsidTr="00FE0AB1">
        <w:tc>
          <w:tcPr>
            <w:tcW w:w="5813" w:type="dxa"/>
            <w:gridSpan w:val="2"/>
          </w:tcPr>
          <w:p w14:paraId="16E8089C" w14:textId="77777777" w:rsidR="00F151B1" w:rsidRPr="003952A3" w:rsidRDefault="00F151B1" w:rsidP="00FE0AB1"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สำนักพิมพ์</w:t>
            </w:r>
            <w:r>
              <w:t>(</w:t>
            </w:r>
            <w:r>
              <w:rPr>
                <w:rFonts w:hint="cs"/>
                <w:cs/>
              </w:rPr>
              <w:t>ลบ</w:t>
            </w:r>
            <w:r>
              <w:t>)</w:t>
            </w:r>
          </w:p>
        </w:tc>
        <w:tc>
          <w:tcPr>
            <w:tcW w:w="1842" w:type="dxa"/>
          </w:tcPr>
          <w:p w14:paraId="5E9F0FB4" w14:textId="77777777" w:rsidR="00F151B1" w:rsidRPr="00AD1F05" w:rsidRDefault="00F151B1" w:rsidP="00FE0AB1">
            <w:pPr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172A4DBA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0FCD82C5" w14:textId="77777777" w:rsidTr="00FE0AB1">
        <w:tc>
          <w:tcPr>
            <w:tcW w:w="5813" w:type="dxa"/>
            <w:gridSpan w:val="2"/>
          </w:tcPr>
          <w:p w14:paraId="5C659D43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414F0708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5CC5E374" w14:textId="77777777" w:rsidTr="00FE0AB1">
        <w:tc>
          <w:tcPr>
            <w:tcW w:w="9640" w:type="dxa"/>
            <w:gridSpan w:val="4"/>
          </w:tcPr>
          <w:p w14:paraId="5A1E7045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3EAF7B50" w14:textId="77777777" w:rsidTr="00FE0AB1">
        <w:tc>
          <w:tcPr>
            <w:tcW w:w="9640" w:type="dxa"/>
            <w:gridSpan w:val="4"/>
          </w:tcPr>
          <w:p w14:paraId="2EB3B18F" w14:textId="77777777" w:rsidR="00F151B1" w:rsidRPr="00873F58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เป็นยูสเคสที่ใช้งานสำหรับลบข้อมูล</w:t>
            </w:r>
            <w:r>
              <w:rPr>
                <w:cs/>
              </w:rPr>
              <w:t>สำนักพิมพ์</w:t>
            </w:r>
            <w:r>
              <w:rPr>
                <w:rFonts w:hint="cs"/>
                <w:cs/>
              </w:rPr>
              <w:t xml:space="preserve"> เมื่อมีข้อมูลที่ผิดพลาดจากการเพิ่มหรือไม่ต้องการข้อมูล</w:t>
            </w:r>
            <w:r>
              <w:rPr>
                <w:cs/>
              </w:rPr>
              <w:t>สำนักพิมพ์</w:t>
            </w:r>
            <w:r>
              <w:rPr>
                <w:rFonts w:hint="cs"/>
                <w:cs/>
              </w:rPr>
              <w:t>นั้นแล้ว</w:t>
            </w:r>
          </w:p>
        </w:tc>
      </w:tr>
      <w:tr w:rsidR="00F151B1" w:rsidRPr="003952A3" w14:paraId="74FC6EAD" w14:textId="77777777" w:rsidTr="00FE0AB1">
        <w:tc>
          <w:tcPr>
            <w:tcW w:w="9640" w:type="dxa"/>
            <w:gridSpan w:val="4"/>
          </w:tcPr>
          <w:p w14:paraId="6D1A8706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รใช้งานสำหรับลบข้อมูล</w:t>
            </w:r>
            <w:r>
              <w:rPr>
                <w:cs/>
              </w:rPr>
              <w:t>สำนักพิมพ์</w:t>
            </w:r>
          </w:p>
          <w:p w14:paraId="2DBADEA7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lastRenderedPageBreak/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5B8919D2" w14:textId="77777777" w:rsidTr="00FE0AB1">
        <w:tc>
          <w:tcPr>
            <w:tcW w:w="9640" w:type="dxa"/>
            <w:gridSpan w:val="4"/>
          </w:tcPr>
          <w:p w14:paraId="132EE407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lastRenderedPageBreak/>
              <w:t>ความสัมพันธ์</w:t>
            </w:r>
          </w:p>
          <w:p w14:paraId="08EE99B8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448BCBA9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4210E57D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1D40D71C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254B4C35" w14:textId="77777777" w:rsidTr="00FE0AB1">
        <w:tc>
          <w:tcPr>
            <w:tcW w:w="2552" w:type="dxa"/>
          </w:tcPr>
          <w:p w14:paraId="35B08686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50259879" w14:textId="77777777" w:rsidR="00F151B1" w:rsidRDefault="00F151B1" w:rsidP="00FE0AB1">
            <w:r w:rsidRPr="00741D7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741D7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741D78">
              <w:t xml:space="preserve"> “SETTING” </w:t>
            </w:r>
            <w:r w:rsidRPr="00741D78">
              <w:rPr>
                <w:rFonts w:hint="cs"/>
                <w:cs/>
              </w:rPr>
              <w:t xml:space="preserve">และเลือกเมนู </w:t>
            </w:r>
            <w:r w:rsidRPr="00741D78">
              <w:t>“</w:t>
            </w:r>
            <w:r w:rsidRPr="00741D78"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สำนักพิมพ์</w:t>
            </w:r>
            <w:r w:rsidRPr="00741D78">
              <w:t>”</w:t>
            </w:r>
          </w:p>
          <w:p w14:paraId="4D5732F9" w14:textId="77777777" w:rsidR="00F151B1" w:rsidRPr="00741D78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2. ต้องมีรายการ</w:t>
            </w:r>
            <w:r>
              <w:rPr>
                <w:cs/>
              </w:rPr>
              <w:t>สำนักพิมพ์</w:t>
            </w:r>
          </w:p>
        </w:tc>
      </w:tr>
      <w:tr w:rsidR="00F151B1" w:rsidRPr="003952A3" w14:paraId="10F36B30" w14:textId="77777777" w:rsidTr="00FE0AB1">
        <w:tc>
          <w:tcPr>
            <w:tcW w:w="2552" w:type="dxa"/>
          </w:tcPr>
          <w:p w14:paraId="54B7473F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16352C5B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รายการ</w:t>
            </w:r>
            <w:r>
              <w:rPr>
                <w:cs/>
              </w:rPr>
              <w:t>สำนักพิมพ์</w:t>
            </w:r>
            <w:r>
              <w:rPr>
                <w:rFonts w:hint="cs"/>
                <w:cs/>
              </w:rPr>
              <w:t>ที่ลบถูกลบออกจากตาราง</w:t>
            </w:r>
          </w:p>
        </w:tc>
      </w:tr>
      <w:tr w:rsidR="00F151B1" w:rsidRPr="003952A3" w14:paraId="4F8497F2" w14:textId="77777777" w:rsidTr="00FE0AB1">
        <w:tc>
          <w:tcPr>
            <w:tcW w:w="2552" w:type="dxa"/>
          </w:tcPr>
          <w:p w14:paraId="6563D8E4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42849578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7366F2FC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41BF2BA6" w14:textId="77777777" w:rsidTr="00FE0AB1">
        <w:tc>
          <w:tcPr>
            <w:tcW w:w="2552" w:type="dxa"/>
          </w:tcPr>
          <w:p w14:paraId="2CC5F60F" w14:textId="77777777" w:rsidR="00F151B1" w:rsidRPr="003952A3" w:rsidRDefault="00F151B1" w:rsidP="00FE0AB1"/>
        </w:tc>
        <w:tc>
          <w:tcPr>
            <w:tcW w:w="3261" w:type="dxa"/>
          </w:tcPr>
          <w:p w14:paraId="417D5A71" w14:textId="77777777" w:rsidR="00F151B1" w:rsidRPr="000A681E" w:rsidRDefault="00F151B1" w:rsidP="00FE0AB1"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01037559" w14:textId="77777777" w:rsidR="00F151B1" w:rsidRDefault="00F151B1" w:rsidP="00FE0AB1">
            <w:pPr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สำนักพิมพ์</w:t>
            </w:r>
            <w:r w:rsidRPr="000A681E">
              <w:t>”</w:t>
            </w:r>
          </w:p>
          <w:p w14:paraId="7CB99811" w14:textId="77777777" w:rsidR="00F151B1" w:rsidRPr="00741D78" w:rsidRDefault="00F151B1" w:rsidP="00FE0AB1">
            <w:pPr>
              <w:rPr>
                <w:sz w:val="24"/>
                <w:cs/>
              </w:rPr>
            </w:pPr>
            <w:r>
              <w:rPr>
                <w:szCs w:val="40"/>
              </w:rPr>
              <w:t xml:space="preserve">3. </w:t>
            </w:r>
            <w:r>
              <w:rPr>
                <w:rFonts w:hint="cs"/>
                <w:sz w:val="24"/>
                <w:cs/>
              </w:rPr>
              <w:t>กดปุ่มลบภายในตารางรายการ</w:t>
            </w:r>
            <w:r>
              <w:rPr>
                <w:cs/>
              </w:rPr>
              <w:t>สำนักพิมพ์</w:t>
            </w:r>
          </w:p>
          <w:p w14:paraId="770BC1FB" w14:textId="77777777" w:rsidR="00F151B1" w:rsidRDefault="00F151B1" w:rsidP="00FE0AB1"/>
          <w:p w14:paraId="191D9EAA" w14:textId="77777777" w:rsidR="00F151B1" w:rsidRPr="00286180" w:rsidRDefault="00F151B1" w:rsidP="00FE0AB1">
            <w:pPr>
              <w:rPr>
                <w:cs/>
              </w:rPr>
            </w:pPr>
            <w:r>
              <w:t xml:space="preserve">5. </w:t>
            </w:r>
            <w:r>
              <w:rPr>
                <w:rFonts w:hint="cs"/>
                <w:cs/>
              </w:rPr>
              <w:t>กดปุ่มยืนยัน</w:t>
            </w:r>
          </w:p>
        </w:tc>
        <w:tc>
          <w:tcPr>
            <w:tcW w:w="3827" w:type="dxa"/>
            <w:gridSpan w:val="2"/>
          </w:tcPr>
          <w:p w14:paraId="205CA990" w14:textId="77777777" w:rsidR="00F151B1" w:rsidRDefault="00F151B1" w:rsidP="00FE0AB1"/>
          <w:p w14:paraId="1DE1CFEF" w14:textId="77777777" w:rsidR="00F151B1" w:rsidRDefault="00F151B1" w:rsidP="00FE0AB1"/>
          <w:p w14:paraId="7AF2B666" w14:textId="77777777" w:rsidR="00F151B1" w:rsidRDefault="00F151B1" w:rsidP="00FE0AB1"/>
          <w:p w14:paraId="4C4C5832" w14:textId="77777777" w:rsidR="00F151B1" w:rsidRPr="00741D78" w:rsidRDefault="00F151B1" w:rsidP="00FE0AB1"/>
          <w:p w14:paraId="27E05ACB" w14:textId="77777777" w:rsidR="00F151B1" w:rsidRDefault="00F151B1" w:rsidP="00FE0AB1">
            <w:r>
              <w:rPr>
                <w:rFonts w:hint="cs"/>
                <w:cs/>
              </w:rPr>
              <w:t>4. แสดงการแจ้งเตือนเพื่อยืนยันการลบ</w:t>
            </w:r>
          </w:p>
          <w:p w14:paraId="6507F569" w14:textId="77777777" w:rsidR="00F151B1" w:rsidRDefault="00F151B1" w:rsidP="00FE0AB1"/>
          <w:p w14:paraId="7D5EAAE9" w14:textId="77777777" w:rsidR="00F151B1" w:rsidRDefault="00F151B1" w:rsidP="00FE0AB1">
            <w:r>
              <w:rPr>
                <w:rFonts w:hint="cs"/>
                <w:cs/>
              </w:rPr>
              <w:t>6. ทำการบันทึกข้อมูล</w:t>
            </w:r>
          </w:p>
          <w:p w14:paraId="33CFB0D2" w14:textId="77777777" w:rsidR="00F151B1" w:rsidRPr="00286180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7. รายการ</w:t>
            </w:r>
            <w:r>
              <w:rPr>
                <w:cs/>
              </w:rPr>
              <w:t>สำนักพิมพ์</w:t>
            </w:r>
            <w:r>
              <w:rPr>
                <w:rFonts w:hint="cs"/>
                <w:cs/>
              </w:rPr>
              <w:t>ที่ลบถูกลบออกจากตาราง</w:t>
            </w:r>
          </w:p>
        </w:tc>
      </w:tr>
      <w:tr w:rsidR="00F151B1" w:rsidRPr="003952A3" w14:paraId="3A58516A" w14:textId="77777777" w:rsidTr="00FE0AB1">
        <w:tc>
          <w:tcPr>
            <w:tcW w:w="2552" w:type="dxa"/>
          </w:tcPr>
          <w:p w14:paraId="5DFA6475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69ECBE95" w14:textId="77777777" w:rsidR="00F151B1" w:rsidRPr="003952A3" w:rsidRDefault="00F151B1" w:rsidP="00FE0AB1">
            <w:pPr>
              <w:rPr>
                <w:cs/>
              </w:rPr>
            </w:pPr>
            <w:r>
              <w:t>-</w:t>
            </w:r>
          </w:p>
        </w:tc>
      </w:tr>
    </w:tbl>
    <w:p w14:paraId="7D0875D7" w14:textId="680F1F21" w:rsidR="00F151B1" w:rsidRDefault="00F151B1" w:rsidP="00337633">
      <w:pPr>
        <w:spacing w:before="0" w:after="160"/>
        <w:jc w:val="left"/>
      </w:pP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44B9893D" w14:textId="77777777" w:rsidTr="00FE0AB1">
        <w:tc>
          <w:tcPr>
            <w:tcW w:w="5813" w:type="dxa"/>
            <w:gridSpan w:val="2"/>
          </w:tcPr>
          <w:p w14:paraId="25696142" w14:textId="77777777" w:rsidR="00F151B1" w:rsidRPr="003952A3" w:rsidRDefault="00F151B1" w:rsidP="00FE0AB1"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หมวดหมู่</w:t>
            </w:r>
            <w:r>
              <w:t>(</w:t>
            </w:r>
            <w:r>
              <w:rPr>
                <w:rFonts w:hint="cs"/>
                <w:cs/>
              </w:rPr>
              <w:t>เพิ่ม</w:t>
            </w:r>
            <w:r>
              <w:t>)</w:t>
            </w:r>
          </w:p>
        </w:tc>
        <w:tc>
          <w:tcPr>
            <w:tcW w:w="1842" w:type="dxa"/>
          </w:tcPr>
          <w:p w14:paraId="56C4DBCB" w14:textId="77777777" w:rsidR="00F151B1" w:rsidRPr="00AD1F05" w:rsidRDefault="00F151B1" w:rsidP="00FE0AB1">
            <w:pPr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5930EB23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4F97713A" w14:textId="77777777" w:rsidTr="00FE0AB1">
        <w:tc>
          <w:tcPr>
            <w:tcW w:w="5813" w:type="dxa"/>
            <w:gridSpan w:val="2"/>
          </w:tcPr>
          <w:p w14:paraId="1CD2B5BD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lastRenderedPageBreak/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5A92DF90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3FA59963" w14:textId="77777777" w:rsidTr="00FE0AB1">
        <w:tc>
          <w:tcPr>
            <w:tcW w:w="9640" w:type="dxa"/>
            <w:gridSpan w:val="4"/>
          </w:tcPr>
          <w:p w14:paraId="7FDF96B5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7084F7A5" w14:textId="77777777" w:rsidTr="00FE0AB1">
        <w:tc>
          <w:tcPr>
            <w:tcW w:w="9640" w:type="dxa"/>
            <w:gridSpan w:val="4"/>
          </w:tcPr>
          <w:p w14:paraId="4EFA39B7" w14:textId="77777777" w:rsidR="00F151B1" w:rsidRPr="00873F58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เป็นยูสเคสที่ใช้งานสำหรับเพิ่มรายการ</w:t>
            </w:r>
            <w:r>
              <w:rPr>
                <w:cs/>
              </w:rPr>
              <w:t>หมวดหมู่</w:t>
            </w:r>
            <w:r>
              <w:rPr>
                <w:rFonts w:hint="cs"/>
                <w:cs/>
              </w:rPr>
              <w:t>เข้าสู่ระบบ</w:t>
            </w:r>
          </w:p>
        </w:tc>
      </w:tr>
      <w:tr w:rsidR="00F151B1" w:rsidRPr="003952A3" w14:paraId="481BBA23" w14:textId="77777777" w:rsidTr="00FE0AB1">
        <w:tc>
          <w:tcPr>
            <w:tcW w:w="9640" w:type="dxa"/>
            <w:gridSpan w:val="4"/>
          </w:tcPr>
          <w:p w14:paraId="381D70CC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รใช้งานสำหรับเพิ่มรายการ</w:t>
            </w:r>
            <w:r>
              <w:rPr>
                <w:cs/>
              </w:rPr>
              <w:t>หมวดหมู่</w:t>
            </w:r>
            <w:r>
              <w:rPr>
                <w:rFonts w:hint="cs"/>
                <w:cs/>
              </w:rPr>
              <w:t>เข้าสู่ระบบ</w:t>
            </w:r>
          </w:p>
          <w:p w14:paraId="5C7D25B0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7C8FAF3B" w14:textId="77777777" w:rsidTr="00FE0AB1">
        <w:tc>
          <w:tcPr>
            <w:tcW w:w="9640" w:type="dxa"/>
            <w:gridSpan w:val="4"/>
          </w:tcPr>
          <w:p w14:paraId="6AC0AB73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7C7E59B4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1644430F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53CD42E1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048BA6EE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0B429FF4" w14:textId="77777777" w:rsidTr="00FE0AB1">
        <w:tc>
          <w:tcPr>
            <w:tcW w:w="2552" w:type="dxa"/>
          </w:tcPr>
          <w:p w14:paraId="2F42622C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20BCEFA7" w14:textId="77777777" w:rsidR="00F151B1" w:rsidRPr="00A81E0E" w:rsidRDefault="00F151B1" w:rsidP="00FE0AB1">
            <w:pPr>
              <w:rPr>
                <w:cs/>
              </w:rPr>
            </w:pPr>
            <w:r w:rsidRPr="00B1375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B13758">
              <w:t xml:space="preserve"> “</w:t>
            </w:r>
            <w:r>
              <w:t>SETTING</w:t>
            </w:r>
            <w:r w:rsidRPr="00B13758">
              <w:t xml:space="preserve">” </w:t>
            </w:r>
            <w:r w:rsidRPr="00B13758">
              <w:rPr>
                <w:rFonts w:hint="cs"/>
                <w:cs/>
              </w:rPr>
              <w:t xml:space="preserve">และเลือกเมนู </w:t>
            </w:r>
            <w:r w:rsidRPr="00B13758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หมวดหมู่</w:t>
            </w:r>
            <w:r w:rsidRPr="00B13758">
              <w:t>”</w:t>
            </w:r>
          </w:p>
        </w:tc>
      </w:tr>
      <w:tr w:rsidR="00F151B1" w:rsidRPr="003952A3" w14:paraId="5A108837" w14:textId="77777777" w:rsidTr="00FE0AB1">
        <w:tc>
          <w:tcPr>
            <w:tcW w:w="2552" w:type="dxa"/>
          </w:tcPr>
          <w:p w14:paraId="15FF15A8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75EE827A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แสดงข้อมูลรายการ</w:t>
            </w:r>
            <w:r>
              <w:rPr>
                <w:cs/>
              </w:rPr>
              <w:t>หมวดหมู่</w:t>
            </w:r>
            <w:r>
              <w:rPr>
                <w:rFonts w:hint="cs"/>
                <w:cs/>
              </w:rPr>
              <w:t>ที่ถูกเพิ่มใหม่</w:t>
            </w:r>
          </w:p>
        </w:tc>
      </w:tr>
      <w:tr w:rsidR="00F151B1" w:rsidRPr="003952A3" w14:paraId="6B1F086A" w14:textId="77777777" w:rsidTr="00FE0AB1">
        <w:tc>
          <w:tcPr>
            <w:tcW w:w="2552" w:type="dxa"/>
          </w:tcPr>
          <w:p w14:paraId="47469699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7A0C45A5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43D8B185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666688F6" w14:textId="77777777" w:rsidTr="00FE0AB1">
        <w:tc>
          <w:tcPr>
            <w:tcW w:w="2552" w:type="dxa"/>
          </w:tcPr>
          <w:p w14:paraId="2092C731" w14:textId="77777777" w:rsidR="00F151B1" w:rsidRPr="003952A3" w:rsidRDefault="00F151B1" w:rsidP="00FE0AB1"/>
        </w:tc>
        <w:tc>
          <w:tcPr>
            <w:tcW w:w="3261" w:type="dxa"/>
          </w:tcPr>
          <w:p w14:paraId="39F05FDE" w14:textId="77777777" w:rsidR="00F151B1" w:rsidRPr="000A681E" w:rsidRDefault="00F151B1" w:rsidP="00FE0AB1"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559AA2E9" w14:textId="77777777" w:rsidR="00F151B1" w:rsidRDefault="00F151B1" w:rsidP="00FE0AB1">
            <w:pPr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หมวดหมู่</w:t>
            </w:r>
            <w:r w:rsidRPr="000A681E">
              <w:t>”</w:t>
            </w:r>
          </w:p>
          <w:p w14:paraId="2868A7A0" w14:textId="77777777" w:rsidR="00F151B1" w:rsidRDefault="00F151B1" w:rsidP="00FE0AB1">
            <w:pPr>
              <w:rPr>
                <w:szCs w:val="40"/>
              </w:rPr>
            </w:pPr>
            <w:r>
              <w:rPr>
                <w:szCs w:val="40"/>
              </w:rPr>
              <w:t xml:space="preserve">3. </w:t>
            </w:r>
            <w:r w:rsidRPr="00CE31A7">
              <w:rPr>
                <w:rFonts w:hint="cs"/>
                <w:sz w:val="24"/>
                <w:cs/>
              </w:rPr>
              <w:t>กรอกข้อมูล</w:t>
            </w:r>
            <w:r>
              <w:rPr>
                <w:cs/>
              </w:rPr>
              <w:t>หมวดหมู่</w:t>
            </w:r>
            <w:r>
              <w:rPr>
                <w:rFonts w:hint="cs"/>
                <w:cs/>
              </w:rPr>
              <w:t>แล้วกดปุ่มยืนยัน</w:t>
            </w:r>
          </w:p>
          <w:p w14:paraId="51F37CF1" w14:textId="77777777" w:rsidR="00F151B1" w:rsidRPr="00286180" w:rsidRDefault="00F151B1" w:rsidP="00FE0AB1">
            <w:pPr>
              <w:rPr>
                <w:cs/>
              </w:rPr>
            </w:pPr>
          </w:p>
        </w:tc>
        <w:tc>
          <w:tcPr>
            <w:tcW w:w="3827" w:type="dxa"/>
            <w:gridSpan w:val="2"/>
          </w:tcPr>
          <w:p w14:paraId="050CFEE6" w14:textId="77777777" w:rsidR="00F151B1" w:rsidRDefault="00F151B1" w:rsidP="00FE0AB1"/>
          <w:p w14:paraId="5E9B6CC2" w14:textId="77777777" w:rsidR="00F151B1" w:rsidRDefault="00F151B1" w:rsidP="00FE0AB1"/>
          <w:p w14:paraId="0BA838F4" w14:textId="77777777" w:rsidR="00F151B1" w:rsidRDefault="00F151B1" w:rsidP="00FE0AB1"/>
          <w:p w14:paraId="4F9DA063" w14:textId="77777777" w:rsidR="00F151B1" w:rsidRDefault="00F151B1" w:rsidP="00FE0AB1"/>
          <w:p w14:paraId="6D1ED532" w14:textId="77777777" w:rsidR="00F151B1" w:rsidRDefault="00F151B1" w:rsidP="00FE0AB1"/>
          <w:p w14:paraId="52E5DA32" w14:textId="77777777" w:rsidR="00F151B1" w:rsidRDefault="00F151B1" w:rsidP="00FE0AB1">
            <w:r>
              <w:rPr>
                <w:rFonts w:hint="cs"/>
                <w:cs/>
              </w:rPr>
              <w:t>4. ทำการบันทึกข้อมูล</w:t>
            </w:r>
          </w:p>
          <w:p w14:paraId="56F093E4" w14:textId="77777777" w:rsidR="00F151B1" w:rsidRPr="00286180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5. แสดงรายการ</w:t>
            </w:r>
            <w:r>
              <w:rPr>
                <w:cs/>
              </w:rPr>
              <w:t>หมวดหมู่</w:t>
            </w:r>
            <w:r>
              <w:rPr>
                <w:rFonts w:hint="cs"/>
                <w:cs/>
              </w:rPr>
              <w:t>ที่ถูกเพิ่มใหม่</w:t>
            </w:r>
          </w:p>
        </w:tc>
      </w:tr>
      <w:tr w:rsidR="00F151B1" w:rsidRPr="003952A3" w14:paraId="25CA6D39" w14:textId="77777777" w:rsidTr="00FE0AB1">
        <w:tc>
          <w:tcPr>
            <w:tcW w:w="2552" w:type="dxa"/>
          </w:tcPr>
          <w:p w14:paraId="06A13E3B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72DD1062" w14:textId="77777777" w:rsidR="00F151B1" w:rsidRPr="003952A3" w:rsidRDefault="00F151B1" w:rsidP="00FE0AB1">
            <w:pPr>
              <w:rPr>
                <w:cs/>
              </w:rPr>
            </w:pPr>
            <w:r>
              <w:t xml:space="preserve">3. </w:t>
            </w:r>
            <w:r>
              <w:rPr>
                <w:rFonts w:hint="cs"/>
                <w:cs/>
              </w:rPr>
              <w:t>กรอกข้อมูลไม่ครบ ระบบจะไม่ดำเนินการต่อ</w:t>
            </w:r>
          </w:p>
        </w:tc>
      </w:tr>
    </w:tbl>
    <w:p w14:paraId="272A242F" w14:textId="021D623B" w:rsidR="00F151B1" w:rsidRDefault="00F151B1" w:rsidP="00337633">
      <w:pPr>
        <w:spacing w:before="0" w:after="160"/>
        <w:jc w:val="left"/>
      </w:pP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369AA004" w14:textId="77777777" w:rsidTr="00FE0AB1">
        <w:tc>
          <w:tcPr>
            <w:tcW w:w="5813" w:type="dxa"/>
            <w:gridSpan w:val="2"/>
          </w:tcPr>
          <w:p w14:paraId="52622F06" w14:textId="77777777" w:rsidR="00F151B1" w:rsidRPr="003952A3" w:rsidRDefault="00F151B1" w:rsidP="00FE0AB1">
            <w:r w:rsidRPr="003952A3">
              <w:rPr>
                <w:rFonts w:hint="cs"/>
                <w:b/>
                <w:bCs/>
                <w:cs/>
              </w:rPr>
              <w:lastRenderedPageBreak/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จัดการหมวดหมู่</w:t>
            </w:r>
            <w:r>
              <w:t>(</w:t>
            </w:r>
            <w:r>
              <w:rPr>
                <w:rFonts w:hint="cs"/>
                <w:cs/>
              </w:rPr>
              <w:t>แก้ไข</w:t>
            </w:r>
            <w:r>
              <w:t>)</w:t>
            </w:r>
          </w:p>
        </w:tc>
        <w:tc>
          <w:tcPr>
            <w:tcW w:w="1842" w:type="dxa"/>
          </w:tcPr>
          <w:p w14:paraId="1BB2CE13" w14:textId="77777777" w:rsidR="00F151B1" w:rsidRPr="00AD1F05" w:rsidRDefault="00F151B1" w:rsidP="00FE0AB1">
            <w:pPr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35988106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5CE9BCCF" w14:textId="77777777" w:rsidTr="00FE0AB1">
        <w:tc>
          <w:tcPr>
            <w:tcW w:w="5813" w:type="dxa"/>
            <w:gridSpan w:val="2"/>
          </w:tcPr>
          <w:p w14:paraId="64F99550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55E2126D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442F72E4" w14:textId="77777777" w:rsidTr="00FE0AB1">
        <w:tc>
          <w:tcPr>
            <w:tcW w:w="9640" w:type="dxa"/>
            <w:gridSpan w:val="4"/>
          </w:tcPr>
          <w:p w14:paraId="0DFD298B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15069EBE" w14:textId="77777777" w:rsidTr="00FE0AB1">
        <w:tc>
          <w:tcPr>
            <w:tcW w:w="9640" w:type="dxa"/>
            <w:gridSpan w:val="4"/>
          </w:tcPr>
          <w:p w14:paraId="6B5773E9" w14:textId="77777777" w:rsidR="00F151B1" w:rsidRPr="00873F58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เป็นยูสเคสที่ใช้งานสำหรับแก้ไขข้อมูลหมวดหมู่ เมื่อมีข้อมูลที่ผิดพลาดจากการเพิ่ม</w:t>
            </w:r>
          </w:p>
        </w:tc>
      </w:tr>
      <w:tr w:rsidR="00F151B1" w:rsidRPr="003952A3" w14:paraId="73175921" w14:textId="77777777" w:rsidTr="00FE0AB1">
        <w:tc>
          <w:tcPr>
            <w:tcW w:w="9640" w:type="dxa"/>
            <w:gridSpan w:val="4"/>
          </w:tcPr>
          <w:p w14:paraId="3A04A47C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รใช้งานสำหรับแก้ไขข้อมูลหมวดหมู่</w:t>
            </w:r>
          </w:p>
          <w:p w14:paraId="5F26EB22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0C1E5668" w14:textId="77777777" w:rsidTr="00FE0AB1">
        <w:tc>
          <w:tcPr>
            <w:tcW w:w="9640" w:type="dxa"/>
            <w:gridSpan w:val="4"/>
          </w:tcPr>
          <w:p w14:paraId="61C348C3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1BCB51C2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620C4F0C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0D417BD2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2437CF74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2AA00C97" w14:textId="77777777" w:rsidTr="00FE0AB1">
        <w:tc>
          <w:tcPr>
            <w:tcW w:w="2552" w:type="dxa"/>
          </w:tcPr>
          <w:p w14:paraId="02E58F47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3BB652D0" w14:textId="77777777" w:rsidR="00F151B1" w:rsidRDefault="00F151B1" w:rsidP="00FE0AB1">
            <w:r w:rsidRPr="00741D7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741D7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741D78">
              <w:t xml:space="preserve"> “SETTING” </w:t>
            </w:r>
            <w:r w:rsidRPr="00741D78">
              <w:rPr>
                <w:rFonts w:hint="cs"/>
                <w:cs/>
              </w:rPr>
              <w:t xml:space="preserve">และเลือกเมนู </w:t>
            </w:r>
            <w:r w:rsidRPr="00741D78">
              <w:t>“</w:t>
            </w:r>
            <w:r w:rsidRPr="00741D7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หมวดหมู่</w:t>
            </w:r>
            <w:r w:rsidRPr="00741D78">
              <w:t>”</w:t>
            </w:r>
          </w:p>
          <w:p w14:paraId="5C93BBFF" w14:textId="77777777" w:rsidR="00F151B1" w:rsidRPr="00741D78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2. ต้องมีรายการหมวดหมู่</w:t>
            </w:r>
          </w:p>
        </w:tc>
      </w:tr>
      <w:tr w:rsidR="00F151B1" w:rsidRPr="003952A3" w14:paraId="359D5C78" w14:textId="77777777" w:rsidTr="00FE0AB1">
        <w:tc>
          <w:tcPr>
            <w:tcW w:w="2552" w:type="dxa"/>
          </w:tcPr>
          <w:p w14:paraId="590FC65C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4D399887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แสดงข้อมูลรายการหมวดหมู่ที่ถูกแก้ไข</w:t>
            </w:r>
          </w:p>
        </w:tc>
      </w:tr>
      <w:tr w:rsidR="00F151B1" w:rsidRPr="003952A3" w14:paraId="4FA0DDE7" w14:textId="77777777" w:rsidTr="00FE0AB1">
        <w:tc>
          <w:tcPr>
            <w:tcW w:w="2552" w:type="dxa"/>
          </w:tcPr>
          <w:p w14:paraId="70F130DF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6FECCD93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6A977643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10485E30" w14:textId="77777777" w:rsidTr="00FE0AB1">
        <w:tc>
          <w:tcPr>
            <w:tcW w:w="2552" w:type="dxa"/>
          </w:tcPr>
          <w:p w14:paraId="696DC088" w14:textId="77777777" w:rsidR="00F151B1" w:rsidRPr="003952A3" w:rsidRDefault="00F151B1" w:rsidP="00FE0AB1"/>
        </w:tc>
        <w:tc>
          <w:tcPr>
            <w:tcW w:w="3261" w:type="dxa"/>
          </w:tcPr>
          <w:p w14:paraId="3280048A" w14:textId="77777777" w:rsidR="00F151B1" w:rsidRPr="000A681E" w:rsidRDefault="00F151B1" w:rsidP="00FE0AB1"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743AE185" w14:textId="77777777" w:rsidR="00F151B1" w:rsidRDefault="00F151B1" w:rsidP="00FE0AB1">
            <w:pPr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หมวดหมู่</w:t>
            </w:r>
            <w:r w:rsidRPr="000A681E">
              <w:t>”</w:t>
            </w:r>
          </w:p>
          <w:p w14:paraId="11EA9EC9" w14:textId="77777777" w:rsidR="00F151B1" w:rsidRPr="00741D78" w:rsidRDefault="00F151B1" w:rsidP="00FE0AB1">
            <w:pPr>
              <w:rPr>
                <w:sz w:val="24"/>
                <w:cs/>
              </w:rPr>
            </w:pPr>
            <w:r>
              <w:rPr>
                <w:szCs w:val="40"/>
              </w:rPr>
              <w:t xml:space="preserve">3. </w:t>
            </w:r>
            <w:r>
              <w:rPr>
                <w:rFonts w:hint="cs"/>
                <w:sz w:val="24"/>
                <w:cs/>
              </w:rPr>
              <w:t>กดปุ่มแก้ไขภายในตารางรายการ</w:t>
            </w:r>
            <w:r>
              <w:rPr>
                <w:rFonts w:hint="cs"/>
                <w:cs/>
              </w:rPr>
              <w:t>หมวดหมู่</w:t>
            </w:r>
          </w:p>
          <w:p w14:paraId="70DA350C" w14:textId="77777777" w:rsidR="00F151B1" w:rsidRDefault="00F151B1" w:rsidP="00FE0AB1"/>
          <w:p w14:paraId="7E31F7C1" w14:textId="77777777" w:rsidR="00F151B1" w:rsidRPr="00286180" w:rsidRDefault="00F151B1" w:rsidP="00FE0AB1">
            <w:pPr>
              <w:rPr>
                <w:cs/>
              </w:rPr>
            </w:pPr>
            <w:r>
              <w:lastRenderedPageBreak/>
              <w:t xml:space="preserve">5. </w:t>
            </w:r>
            <w:r>
              <w:rPr>
                <w:rFonts w:hint="cs"/>
                <w:cs/>
              </w:rPr>
              <w:t>แก้ไขข้อมูลของหมวดหมู่ แล้วกดปุ่มยืนยัน</w:t>
            </w:r>
          </w:p>
        </w:tc>
        <w:tc>
          <w:tcPr>
            <w:tcW w:w="3827" w:type="dxa"/>
            <w:gridSpan w:val="2"/>
          </w:tcPr>
          <w:p w14:paraId="5DFAA49E" w14:textId="77777777" w:rsidR="00F151B1" w:rsidRDefault="00F151B1" w:rsidP="00FE0AB1"/>
          <w:p w14:paraId="738A24D3" w14:textId="77777777" w:rsidR="00F151B1" w:rsidRDefault="00F151B1" w:rsidP="00FE0AB1"/>
          <w:p w14:paraId="15B3B448" w14:textId="77777777" w:rsidR="00F151B1" w:rsidRDefault="00F151B1" w:rsidP="00FE0AB1"/>
          <w:p w14:paraId="2A17EAED" w14:textId="77777777" w:rsidR="00F151B1" w:rsidRPr="00741D78" w:rsidRDefault="00F151B1" w:rsidP="00FE0AB1"/>
          <w:p w14:paraId="729C457C" w14:textId="77777777" w:rsidR="00F151B1" w:rsidRDefault="00F151B1" w:rsidP="00FE0AB1">
            <w:r>
              <w:rPr>
                <w:rFonts w:hint="cs"/>
                <w:cs/>
              </w:rPr>
              <w:t>4. แสดงแบบฟอร์มในการแก้ไขข้อมูล</w:t>
            </w:r>
          </w:p>
          <w:p w14:paraId="70229982" w14:textId="77777777" w:rsidR="00F151B1" w:rsidRDefault="00F151B1" w:rsidP="00FE0AB1"/>
          <w:p w14:paraId="7A680CFB" w14:textId="77777777" w:rsidR="00F151B1" w:rsidRDefault="00F151B1" w:rsidP="00FE0AB1"/>
          <w:p w14:paraId="04C6E3A9" w14:textId="77777777" w:rsidR="00F151B1" w:rsidRDefault="00F151B1" w:rsidP="00FE0AB1">
            <w:r>
              <w:rPr>
                <w:rFonts w:hint="cs"/>
                <w:cs/>
              </w:rPr>
              <w:t>6. ทำการบันทึกข้อมูล</w:t>
            </w:r>
          </w:p>
          <w:p w14:paraId="5D188237" w14:textId="77777777" w:rsidR="00F151B1" w:rsidRPr="00286180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7. แสดงรายการหมวดหมู่ที่ถูกแก้ไข</w:t>
            </w:r>
          </w:p>
        </w:tc>
      </w:tr>
      <w:tr w:rsidR="00F151B1" w:rsidRPr="003952A3" w14:paraId="0FC89629" w14:textId="77777777" w:rsidTr="00FE0AB1">
        <w:tc>
          <w:tcPr>
            <w:tcW w:w="2552" w:type="dxa"/>
          </w:tcPr>
          <w:p w14:paraId="4352019F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lastRenderedPageBreak/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3C1514B7" w14:textId="77777777" w:rsidR="00F151B1" w:rsidRPr="003952A3" w:rsidRDefault="00F151B1" w:rsidP="00FE0AB1">
            <w:pPr>
              <w:rPr>
                <w:cs/>
              </w:rPr>
            </w:pPr>
            <w:r>
              <w:t>-</w:t>
            </w:r>
          </w:p>
        </w:tc>
      </w:tr>
    </w:tbl>
    <w:p w14:paraId="3C4E3492" w14:textId="33D77F3D" w:rsidR="00F151B1" w:rsidRDefault="00F151B1" w:rsidP="00337633">
      <w:pPr>
        <w:spacing w:before="0" w:after="160"/>
        <w:jc w:val="left"/>
      </w:pP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7EFECA4E" w14:textId="77777777" w:rsidTr="00FE0AB1">
        <w:tc>
          <w:tcPr>
            <w:tcW w:w="5813" w:type="dxa"/>
            <w:gridSpan w:val="2"/>
          </w:tcPr>
          <w:p w14:paraId="5588C626" w14:textId="77777777" w:rsidR="00F151B1" w:rsidRPr="003952A3" w:rsidRDefault="00F151B1" w:rsidP="00FE0AB1"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หมวดหมู่</w:t>
            </w:r>
            <w:r>
              <w:t>(</w:t>
            </w:r>
            <w:r>
              <w:rPr>
                <w:rFonts w:hint="cs"/>
                <w:cs/>
              </w:rPr>
              <w:t>ลบ</w:t>
            </w:r>
            <w:r>
              <w:t>)</w:t>
            </w:r>
          </w:p>
        </w:tc>
        <w:tc>
          <w:tcPr>
            <w:tcW w:w="1842" w:type="dxa"/>
          </w:tcPr>
          <w:p w14:paraId="7B269271" w14:textId="77777777" w:rsidR="00F151B1" w:rsidRPr="00AD1F05" w:rsidRDefault="00F151B1" w:rsidP="00FE0AB1">
            <w:pPr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11CCF5CF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53FA90FE" w14:textId="77777777" w:rsidTr="00FE0AB1">
        <w:tc>
          <w:tcPr>
            <w:tcW w:w="5813" w:type="dxa"/>
            <w:gridSpan w:val="2"/>
          </w:tcPr>
          <w:p w14:paraId="0FA416D0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250BE26F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68CCEB64" w14:textId="77777777" w:rsidTr="00FE0AB1">
        <w:tc>
          <w:tcPr>
            <w:tcW w:w="9640" w:type="dxa"/>
            <w:gridSpan w:val="4"/>
          </w:tcPr>
          <w:p w14:paraId="4E9943DA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0339C088" w14:textId="77777777" w:rsidTr="00FE0AB1">
        <w:tc>
          <w:tcPr>
            <w:tcW w:w="9640" w:type="dxa"/>
            <w:gridSpan w:val="4"/>
          </w:tcPr>
          <w:p w14:paraId="186F5C6F" w14:textId="77777777" w:rsidR="00F151B1" w:rsidRPr="00873F58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เป็นยูสเคสที่ใช้งานสำหรับลบข้อมูล</w:t>
            </w:r>
            <w:r>
              <w:rPr>
                <w:cs/>
              </w:rPr>
              <w:t>หมวดหมู่</w:t>
            </w:r>
            <w:r>
              <w:rPr>
                <w:rFonts w:hint="cs"/>
                <w:cs/>
              </w:rPr>
              <w:t xml:space="preserve"> เมื่อมีข้อมูลที่ผิดพลาดจากการเพิ่มหรือไม่ต้องการข้อมูล</w:t>
            </w:r>
            <w:r>
              <w:rPr>
                <w:cs/>
              </w:rPr>
              <w:t>หมวดหมู่</w:t>
            </w:r>
            <w:r>
              <w:rPr>
                <w:rFonts w:hint="cs"/>
                <w:cs/>
              </w:rPr>
              <w:t>นั้นแล้ว</w:t>
            </w:r>
          </w:p>
        </w:tc>
      </w:tr>
      <w:tr w:rsidR="00F151B1" w:rsidRPr="003952A3" w14:paraId="259BF029" w14:textId="77777777" w:rsidTr="00FE0AB1">
        <w:tc>
          <w:tcPr>
            <w:tcW w:w="9640" w:type="dxa"/>
            <w:gridSpan w:val="4"/>
          </w:tcPr>
          <w:p w14:paraId="599BC958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รใช้งานสำหรับลบข้อมูล</w:t>
            </w:r>
            <w:r>
              <w:rPr>
                <w:cs/>
              </w:rPr>
              <w:t>หมวดหมู่</w:t>
            </w:r>
          </w:p>
          <w:p w14:paraId="488807B1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0582F301" w14:textId="77777777" w:rsidTr="00FE0AB1">
        <w:tc>
          <w:tcPr>
            <w:tcW w:w="9640" w:type="dxa"/>
            <w:gridSpan w:val="4"/>
          </w:tcPr>
          <w:p w14:paraId="6A592D15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7A2376D0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3D91F0E4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22D320E3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18A177F0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60AEF42B" w14:textId="77777777" w:rsidTr="00FE0AB1">
        <w:tc>
          <w:tcPr>
            <w:tcW w:w="2552" w:type="dxa"/>
          </w:tcPr>
          <w:p w14:paraId="0BB1256A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25F501E4" w14:textId="77777777" w:rsidR="00F151B1" w:rsidRDefault="00F151B1" w:rsidP="00FE0AB1">
            <w:r w:rsidRPr="00741D7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741D7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741D78">
              <w:t xml:space="preserve"> “SETTING” </w:t>
            </w:r>
            <w:r w:rsidRPr="00741D78">
              <w:rPr>
                <w:rFonts w:hint="cs"/>
                <w:cs/>
              </w:rPr>
              <w:t xml:space="preserve">และเลือกเมนู </w:t>
            </w:r>
            <w:r w:rsidRPr="00741D78">
              <w:t>“</w:t>
            </w:r>
            <w:r w:rsidRPr="00741D78"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หมวดหมู่</w:t>
            </w:r>
            <w:r w:rsidRPr="00741D78">
              <w:t>”</w:t>
            </w:r>
          </w:p>
          <w:p w14:paraId="43564C03" w14:textId="77777777" w:rsidR="00F151B1" w:rsidRPr="00741D78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2. ต้องมีรายการ</w:t>
            </w:r>
            <w:r>
              <w:rPr>
                <w:cs/>
              </w:rPr>
              <w:t>หมวดหมู่</w:t>
            </w:r>
          </w:p>
        </w:tc>
      </w:tr>
      <w:tr w:rsidR="00F151B1" w:rsidRPr="003952A3" w14:paraId="7272B6A9" w14:textId="77777777" w:rsidTr="00FE0AB1">
        <w:tc>
          <w:tcPr>
            <w:tcW w:w="2552" w:type="dxa"/>
          </w:tcPr>
          <w:p w14:paraId="32D9F0BC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6DF53157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รายการ</w:t>
            </w:r>
            <w:r>
              <w:rPr>
                <w:cs/>
              </w:rPr>
              <w:t>หมวดหมู่</w:t>
            </w:r>
            <w:r>
              <w:rPr>
                <w:rFonts w:hint="cs"/>
                <w:cs/>
              </w:rPr>
              <w:t>ที่ลบถูกลบออกจากตาราง</w:t>
            </w:r>
          </w:p>
        </w:tc>
      </w:tr>
      <w:tr w:rsidR="00F151B1" w:rsidRPr="003952A3" w14:paraId="473917D7" w14:textId="77777777" w:rsidTr="00FE0AB1">
        <w:tc>
          <w:tcPr>
            <w:tcW w:w="2552" w:type="dxa"/>
          </w:tcPr>
          <w:p w14:paraId="35D66C81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7E0D551F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6087724F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013E308B" w14:textId="77777777" w:rsidTr="00FE0AB1">
        <w:tc>
          <w:tcPr>
            <w:tcW w:w="2552" w:type="dxa"/>
          </w:tcPr>
          <w:p w14:paraId="74547675" w14:textId="77777777" w:rsidR="00F151B1" w:rsidRPr="003952A3" w:rsidRDefault="00F151B1" w:rsidP="00FE0AB1"/>
        </w:tc>
        <w:tc>
          <w:tcPr>
            <w:tcW w:w="3261" w:type="dxa"/>
          </w:tcPr>
          <w:p w14:paraId="67516129" w14:textId="77777777" w:rsidR="00F151B1" w:rsidRPr="000A681E" w:rsidRDefault="00F151B1" w:rsidP="00FE0AB1"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38094912" w14:textId="77777777" w:rsidR="00F151B1" w:rsidRDefault="00F151B1" w:rsidP="00FE0AB1">
            <w:pPr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หมวดหมู่</w:t>
            </w:r>
            <w:r w:rsidRPr="000A681E">
              <w:t>”</w:t>
            </w:r>
          </w:p>
          <w:p w14:paraId="574515F3" w14:textId="77777777" w:rsidR="00F151B1" w:rsidRPr="00741D78" w:rsidRDefault="00F151B1" w:rsidP="00FE0AB1">
            <w:pPr>
              <w:rPr>
                <w:sz w:val="24"/>
                <w:cs/>
              </w:rPr>
            </w:pPr>
            <w:r>
              <w:rPr>
                <w:szCs w:val="40"/>
              </w:rPr>
              <w:t xml:space="preserve">3. </w:t>
            </w:r>
            <w:r>
              <w:rPr>
                <w:rFonts w:hint="cs"/>
                <w:sz w:val="24"/>
                <w:cs/>
              </w:rPr>
              <w:t>กดปุ่มลบภายในตารางรายการ</w:t>
            </w:r>
            <w:r>
              <w:rPr>
                <w:cs/>
              </w:rPr>
              <w:t>หมวดหมู่</w:t>
            </w:r>
          </w:p>
          <w:p w14:paraId="1067E006" w14:textId="77777777" w:rsidR="00F151B1" w:rsidRDefault="00F151B1" w:rsidP="00FE0AB1"/>
          <w:p w14:paraId="7C0A0A5C" w14:textId="77777777" w:rsidR="00F151B1" w:rsidRPr="00286180" w:rsidRDefault="00F151B1" w:rsidP="00FE0AB1">
            <w:pPr>
              <w:rPr>
                <w:cs/>
              </w:rPr>
            </w:pPr>
            <w:r>
              <w:t xml:space="preserve">5. </w:t>
            </w:r>
            <w:r>
              <w:rPr>
                <w:rFonts w:hint="cs"/>
                <w:cs/>
              </w:rPr>
              <w:t>กดปุ่มยืนยัน</w:t>
            </w:r>
          </w:p>
        </w:tc>
        <w:tc>
          <w:tcPr>
            <w:tcW w:w="3827" w:type="dxa"/>
            <w:gridSpan w:val="2"/>
          </w:tcPr>
          <w:p w14:paraId="283C76DD" w14:textId="77777777" w:rsidR="00F151B1" w:rsidRDefault="00F151B1" w:rsidP="00FE0AB1"/>
          <w:p w14:paraId="32A8D779" w14:textId="77777777" w:rsidR="00F151B1" w:rsidRDefault="00F151B1" w:rsidP="00FE0AB1"/>
          <w:p w14:paraId="125F18F9" w14:textId="77777777" w:rsidR="00F151B1" w:rsidRDefault="00F151B1" w:rsidP="00FE0AB1"/>
          <w:p w14:paraId="654DBE07" w14:textId="77777777" w:rsidR="00F151B1" w:rsidRPr="00741D78" w:rsidRDefault="00F151B1" w:rsidP="00FE0AB1"/>
          <w:p w14:paraId="72800DDF" w14:textId="77777777" w:rsidR="00F151B1" w:rsidRDefault="00F151B1" w:rsidP="00FE0AB1">
            <w:r>
              <w:rPr>
                <w:rFonts w:hint="cs"/>
                <w:cs/>
              </w:rPr>
              <w:t>4. แสดงการแจ้งเตือนเพื่อยืนยันการลบ</w:t>
            </w:r>
          </w:p>
          <w:p w14:paraId="35A12377" w14:textId="77777777" w:rsidR="00F151B1" w:rsidRDefault="00F151B1" w:rsidP="00FE0AB1"/>
          <w:p w14:paraId="01DA6506" w14:textId="77777777" w:rsidR="00F151B1" w:rsidRDefault="00F151B1" w:rsidP="00FE0AB1">
            <w:r>
              <w:rPr>
                <w:rFonts w:hint="cs"/>
                <w:cs/>
              </w:rPr>
              <w:t>6. ทำการบันทึกข้อมูล</w:t>
            </w:r>
          </w:p>
          <w:p w14:paraId="32625406" w14:textId="77777777" w:rsidR="00F151B1" w:rsidRPr="00286180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7. รายการ</w:t>
            </w:r>
            <w:r>
              <w:rPr>
                <w:cs/>
              </w:rPr>
              <w:t>หมวดหมู่</w:t>
            </w:r>
            <w:r>
              <w:rPr>
                <w:rFonts w:hint="cs"/>
                <w:cs/>
              </w:rPr>
              <w:t>ที่ลบถูกลบออกจากตาราง</w:t>
            </w:r>
          </w:p>
        </w:tc>
      </w:tr>
      <w:tr w:rsidR="00F151B1" w:rsidRPr="003952A3" w14:paraId="32970AE1" w14:textId="77777777" w:rsidTr="00FE0AB1">
        <w:tc>
          <w:tcPr>
            <w:tcW w:w="2552" w:type="dxa"/>
          </w:tcPr>
          <w:p w14:paraId="49D8FE1E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24999287" w14:textId="77777777" w:rsidR="00F151B1" w:rsidRPr="003952A3" w:rsidRDefault="00F151B1" w:rsidP="00FE0AB1">
            <w:pPr>
              <w:rPr>
                <w:cs/>
              </w:rPr>
            </w:pPr>
            <w:r>
              <w:t>-</w:t>
            </w:r>
          </w:p>
        </w:tc>
      </w:tr>
    </w:tbl>
    <w:p w14:paraId="6D3925F1" w14:textId="1CF70240" w:rsidR="00F151B1" w:rsidRDefault="00F151B1" w:rsidP="00337633">
      <w:pPr>
        <w:spacing w:before="0" w:after="160"/>
        <w:jc w:val="left"/>
      </w:pP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61ACEC9A" w14:textId="77777777" w:rsidTr="00FE0AB1">
        <w:tc>
          <w:tcPr>
            <w:tcW w:w="5813" w:type="dxa"/>
            <w:gridSpan w:val="2"/>
          </w:tcPr>
          <w:p w14:paraId="5AB938F4" w14:textId="77777777" w:rsidR="00F151B1" w:rsidRPr="003952A3" w:rsidRDefault="00F151B1" w:rsidP="00FE0AB1"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หมวดหมู่ย่อย</w:t>
            </w:r>
            <w:r>
              <w:t>(</w:t>
            </w:r>
            <w:r>
              <w:rPr>
                <w:rFonts w:hint="cs"/>
                <w:cs/>
              </w:rPr>
              <w:t>เพิ่ม</w:t>
            </w:r>
            <w:r>
              <w:t>)</w:t>
            </w:r>
          </w:p>
        </w:tc>
        <w:tc>
          <w:tcPr>
            <w:tcW w:w="1842" w:type="dxa"/>
          </w:tcPr>
          <w:p w14:paraId="0ECAE087" w14:textId="77777777" w:rsidR="00F151B1" w:rsidRPr="00AD1F05" w:rsidRDefault="00F151B1" w:rsidP="00FE0AB1">
            <w:pPr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18146680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48AD225C" w14:textId="77777777" w:rsidTr="00FE0AB1">
        <w:tc>
          <w:tcPr>
            <w:tcW w:w="5813" w:type="dxa"/>
            <w:gridSpan w:val="2"/>
          </w:tcPr>
          <w:p w14:paraId="41FDC150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3EEDED15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26A3F4A9" w14:textId="77777777" w:rsidTr="00FE0AB1">
        <w:tc>
          <w:tcPr>
            <w:tcW w:w="9640" w:type="dxa"/>
            <w:gridSpan w:val="4"/>
          </w:tcPr>
          <w:p w14:paraId="350BF432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106C9D61" w14:textId="77777777" w:rsidTr="00FE0AB1">
        <w:tc>
          <w:tcPr>
            <w:tcW w:w="9640" w:type="dxa"/>
            <w:gridSpan w:val="4"/>
          </w:tcPr>
          <w:p w14:paraId="7AEDD0B5" w14:textId="77777777" w:rsidR="00F151B1" w:rsidRPr="00873F58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เป็นยูสเคสที่ใช้งานสำหรับเพิ่มรายการ</w:t>
            </w:r>
            <w:r>
              <w:rPr>
                <w:cs/>
              </w:rPr>
              <w:t>หมวดหมู่ย่อย</w:t>
            </w:r>
            <w:r>
              <w:rPr>
                <w:rFonts w:hint="cs"/>
                <w:cs/>
              </w:rPr>
              <w:t>เข้าสู่ระบบ</w:t>
            </w:r>
          </w:p>
        </w:tc>
      </w:tr>
      <w:tr w:rsidR="00F151B1" w:rsidRPr="003952A3" w14:paraId="510BCAFD" w14:textId="77777777" w:rsidTr="00FE0AB1">
        <w:tc>
          <w:tcPr>
            <w:tcW w:w="9640" w:type="dxa"/>
            <w:gridSpan w:val="4"/>
          </w:tcPr>
          <w:p w14:paraId="31DE3BD3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รใช้งานสำหรับเพิ่มรายการ</w:t>
            </w:r>
            <w:r>
              <w:rPr>
                <w:cs/>
              </w:rPr>
              <w:t>หมวดหมู่ย่อย</w:t>
            </w:r>
            <w:r>
              <w:rPr>
                <w:rFonts w:hint="cs"/>
                <w:cs/>
              </w:rPr>
              <w:t>เข้าสู่ระบบ</w:t>
            </w:r>
          </w:p>
          <w:p w14:paraId="35A9E039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2B5F8734" w14:textId="77777777" w:rsidTr="00FE0AB1">
        <w:tc>
          <w:tcPr>
            <w:tcW w:w="9640" w:type="dxa"/>
            <w:gridSpan w:val="4"/>
          </w:tcPr>
          <w:p w14:paraId="4C773569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1448CD65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47FC63C6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388C72BB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7F1A3490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3EB187D0" w14:textId="77777777" w:rsidTr="00FE0AB1">
        <w:tc>
          <w:tcPr>
            <w:tcW w:w="2552" w:type="dxa"/>
          </w:tcPr>
          <w:p w14:paraId="0AD2985B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lastRenderedPageBreak/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4C2B92F4" w14:textId="77777777" w:rsidR="00F151B1" w:rsidRPr="00A81E0E" w:rsidRDefault="00F151B1" w:rsidP="00FE0AB1">
            <w:pPr>
              <w:rPr>
                <w:cs/>
              </w:rPr>
            </w:pPr>
            <w:r w:rsidRPr="00B1375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B13758">
              <w:t xml:space="preserve"> “</w:t>
            </w:r>
            <w:r>
              <w:t>SETTING</w:t>
            </w:r>
            <w:r w:rsidRPr="00B13758">
              <w:t xml:space="preserve">” </w:t>
            </w:r>
            <w:r w:rsidRPr="00B13758">
              <w:rPr>
                <w:rFonts w:hint="cs"/>
                <w:cs/>
              </w:rPr>
              <w:t xml:space="preserve">และเลือกเมนู </w:t>
            </w:r>
            <w:r w:rsidRPr="00B13758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หมวดหมู่ย่อย</w:t>
            </w:r>
            <w:r w:rsidRPr="00B13758">
              <w:t>”</w:t>
            </w:r>
          </w:p>
        </w:tc>
      </w:tr>
      <w:tr w:rsidR="00F151B1" w:rsidRPr="003952A3" w14:paraId="4AEE6E51" w14:textId="77777777" w:rsidTr="00FE0AB1">
        <w:tc>
          <w:tcPr>
            <w:tcW w:w="2552" w:type="dxa"/>
          </w:tcPr>
          <w:p w14:paraId="3BB402FD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03E3883E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แสดงข้อมูลรายการ</w:t>
            </w:r>
            <w:r>
              <w:rPr>
                <w:cs/>
              </w:rPr>
              <w:t>หมวดหมู่ย่อย</w:t>
            </w:r>
            <w:r>
              <w:rPr>
                <w:rFonts w:hint="cs"/>
                <w:cs/>
              </w:rPr>
              <w:t>ที่ถูกเพิ่มใหม่</w:t>
            </w:r>
          </w:p>
        </w:tc>
      </w:tr>
      <w:tr w:rsidR="00F151B1" w:rsidRPr="003952A3" w14:paraId="57BCF6A8" w14:textId="77777777" w:rsidTr="00FE0AB1">
        <w:tc>
          <w:tcPr>
            <w:tcW w:w="2552" w:type="dxa"/>
          </w:tcPr>
          <w:p w14:paraId="380AF151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16D88CBE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0C9C001C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718E551B" w14:textId="77777777" w:rsidTr="00FE0AB1">
        <w:tc>
          <w:tcPr>
            <w:tcW w:w="2552" w:type="dxa"/>
          </w:tcPr>
          <w:p w14:paraId="074F65A0" w14:textId="77777777" w:rsidR="00F151B1" w:rsidRPr="003952A3" w:rsidRDefault="00F151B1" w:rsidP="00FE0AB1"/>
        </w:tc>
        <w:tc>
          <w:tcPr>
            <w:tcW w:w="3261" w:type="dxa"/>
          </w:tcPr>
          <w:p w14:paraId="0BFA4F65" w14:textId="77777777" w:rsidR="00F151B1" w:rsidRPr="000A681E" w:rsidRDefault="00F151B1" w:rsidP="00FE0AB1"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1CC485DF" w14:textId="77777777" w:rsidR="00F151B1" w:rsidRDefault="00F151B1" w:rsidP="00FE0AB1">
            <w:pPr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หมวดหมู่ย่อย</w:t>
            </w:r>
            <w:r w:rsidRPr="000A681E">
              <w:t>”</w:t>
            </w:r>
          </w:p>
          <w:p w14:paraId="3A508DFC" w14:textId="77777777" w:rsidR="00F151B1" w:rsidRDefault="00F151B1" w:rsidP="00FE0AB1">
            <w:pPr>
              <w:rPr>
                <w:szCs w:val="40"/>
              </w:rPr>
            </w:pPr>
            <w:r>
              <w:rPr>
                <w:szCs w:val="40"/>
              </w:rPr>
              <w:t xml:space="preserve">3. </w:t>
            </w:r>
            <w:r w:rsidRPr="00CE31A7">
              <w:rPr>
                <w:rFonts w:hint="cs"/>
                <w:sz w:val="24"/>
                <w:cs/>
              </w:rPr>
              <w:t>กรอกข้อมูล</w:t>
            </w:r>
            <w:r>
              <w:rPr>
                <w:cs/>
              </w:rPr>
              <w:t>หมวดหมู่ย่อย</w:t>
            </w:r>
            <w:r>
              <w:rPr>
                <w:rFonts w:hint="cs"/>
                <w:cs/>
              </w:rPr>
              <w:t>แล้วกดปุ่มยืนยัน</w:t>
            </w:r>
          </w:p>
          <w:p w14:paraId="3F63CB72" w14:textId="77777777" w:rsidR="00F151B1" w:rsidRPr="00286180" w:rsidRDefault="00F151B1" w:rsidP="00FE0AB1">
            <w:pPr>
              <w:rPr>
                <w:cs/>
              </w:rPr>
            </w:pPr>
          </w:p>
        </w:tc>
        <w:tc>
          <w:tcPr>
            <w:tcW w:w="3827" w:type="dxa"/>
            <w:gridSpan w:val="2"/>
          </w:tcPr>
          <w:p w14:paraId="7280B884" w14:textId="77777777" w:rsidR="00F151B1" w:rsidRDefault="00F151B1" w:rsidP="00FE0AB1"/>
          <w:p w14:paraId="4F339391" w14:textId="77777777" w:rsidR="00F151B1" w:rsidRDefault="00F151B1" w:rsidP="00FE0AB1"/>
          <w:p w14:paraId="08B10602" w14:textId="77777777" w:rsidR="00F151B1" w:rsidRDefault="00F151B1" w:rsidP="00FE0AB1"/>
          <w:p w14:paraId="0A403686" w14:textId="77777777" w:rsidR="00F151B1" w:rsidRDefault="00F151B1" w:rsidP="00FE0AB1"/>
          <w:p w14:paraId="5C786435" w14:textId="77777777" w:rsidR="00F151B1" w:rsidRDefault="00F151B1" w:rsidP="00FE0AB1"/>
          <w:p w14:paraId="11A92192" w14:textId="77777777" w:rsidR="00F151B1" w:rsidRDefault="00F151B1" w:rsidP="00FE0AB1">
            <w:r>
              <w:rPr>
                <w:rFonts w:hint="cs"/>
                <w:cs/>
              </w:rPr>
              <w:t>4. ทำการบันทึกข้อมูล</w:t>
            </w:r>
          </w:p>
          <w:p w14:paraId="20798920" w14:textId="77777777" w:rsidR="00F151B1" w:rsidRPr="00286180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5. แสดงรายการ</w:t>
            </w:r>
            <w:r>
              <w:rPr>
                <w:cs/>
              </w:rPr>
              <w:t>หมวดหมู่ย่อย</w:t>
            </w:r>
            <w:r>
              <w:rPr>
                <w:rFonts w:hint="cs"/>
                <w:cs/>
              </w:rPr>
              <w:t>ที่ถูกเพิ่มใหม่</w:t>
            </w:r>
          </w:p>
        </w:tc>
      </w:tr>
      <w:tr w:rsidR="00F151B1" w:rsidRPr="003952A3" w14:paraId="7944DE14" w14:textId="77777777" w:rsidTr="00FE0AB1">
        <w:tc>
          <w:tcPr>
            <w:tcW w:w="2552" w:type="dxa"/>
          </w:tcPr>
          <w:p w14:paraId="7C63EDC2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20A51C8C" w14:textId="77777777" w:rsidR="00F151B1" w:rsidRPr="003952A3" w:rsidRDefault="00F151B1" w:rsidP="00FE0AB1">
            <w:pPr>
              <w:rPr>
                <w:cs/>
              </w:rPr>
            </w:pPr>
            <w:r>
              <w:t xml:space="preserve">3. </w:t>
            </w:r>
            <w:r>
              <w:rPr>
                <w:rFonts w:hint="cs"/>
                <w:cs/>
              </w:rPr>
              <w:t>กรอกข้อมูลไม่ครบ ระบบจะไม่ดำเนินการต่อ</w:t>
            </w:r>
          </w:p>
        </w:tc>
      </w:tr>
    </w:tbl>
    <w:p w14:paraId="4B1E0BD8" w14:textId="20E2596C" w:rsidR="00F151B1" w:rsidRDefault="00F151B1" w:rsidP="00337633">
      <w:pPr>
        <w:spacing w:before="0" w:after="160"/>
        <w:jc w:val="left"/>
      </w:pP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3072822D" w14:textId="77777777" w:rsidTr="00FE0AB1">
        <w:tc>
          <w:tcPr>
            <w:tcW w:w="5813" w:type="dxa"/>
            <w:gridSpan w:val="2"/>
          </w:tcPr>
          <w:p w14:paraId="4173FFDE" w14:textId="77777777" w:rsidR="00F151B1" w:rsidRPr="003952A3" w:rsidRDefault="00F151B1" w:rsidP="00FE0AB1"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จัดการหมวดหมู่ย่อย</w:t>
            </w:r>
            <w:r>
              <w:t>(</w:t>
            </w:r>
            <w:r>
              <w:rPr>
                <w:rFonts w:hint="cs"/>
                <w:cs/>
              </w:rPr>
              <w:t>แก้ไข</w:t>
            </w:r>
            <w:r>
              <w:t>)</w:t>
            </w:r>
          </w:p>
        </w:tc>
        <w:tc>
          <w:tcPr>
            <w:tcW w:w="1842" w:type="dxa"/>
          </w:tcPr>
          <w:p w14:paraId="1A2BC370" w14:textId="77777777" w:rsidR="00F151B1" w:rsidRPr="00AD1F05" w:rsidRDefault="00F151B1" w:rsidP="00FE0AB1">
            <w:pPr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1BF566B9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544EAD4B" w14:textId="77777777" w:rsidTr="00FE0AB1">
        <w:tc>
          <w:tcPr>
            <w:tcW w:w="5813" w:type="dxa"/>
            <w:gridSpan w:val="2"/>
          </w:tcPr>
          <w:p w14:paraId="33F8D051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6B5C7057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63542FA9" w14:textId="77777777" w:rsidTr="00FE0AB1">
        <w:tc>
          <w:tcPr>
            <w:tcW w:w="9640" w:type="dxa"/>
            <w:gridSpan w:val="4"/>
          </w:tcPr>
          <w:p w14:paraId="695B0177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57CFCB12" w14:textId="77777777" w:rsidTr="00FE0AB1">
        <w:tc>
          <w:tcPr>
            <w:tcW w:w="9640" w:type="dxa"/>
            <w:gridSpan w:val="4"/>
          </w:tcPr>
          <w:p w14:paraId="2FB542C8" w14:textId="77777777" w:rsidR="00F151B1" w:rsidRPr="00873F58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เป็นยูสเคสที่ใช้งานสำหรับแก้ไขข้อมูลหมวดหมู่ย่อย เมื่อมีข้อมูลที่ผิดพลาดจากการเพิ่ม</w:t>
            </w:r>
          </w:p>
        </w:tc>
      </w:tr>
      <w:tr w:rsidR="00F151B1" w:rsidRPr="003952A3" w14:paraId="27027E3B" w14:textId="77777777" w:rsidTr="00FE0AB1">
        <w:tc>
          <w:tcPr>
            <w:tcW w:w="9640" w:type="dxa"/>
            <w:gridSpan w:val="4"/>
          </w:tcPr>
          <w:p w14:paraId="59AE5844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รใช้งานสำหรับแก้ไขข้อมูลหมวดหมู่ย่อย</w:t>
            </w:r>
          </w:p>
          <w:p w14:paraId="107D03AB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366569A8" w14:textId="77777777" w:rsidTr="00FE0AB1">
        <w:tc>
          <w:tcPr>
            <w:tcW w:w="9640" w:type="dxa"/>
            <w:gridSpan w:val="4"/>
          </w:tcPr>
          <w:p w14:paraId="25B15F5F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20A4935C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64B5EDB6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lastRenderedPageBreak/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326D4F49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26877A23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70383611" w14:textId="77777777" w:rsidTr="00FE0AB1">
        <w:tc>
          <w:tcPr>
            <w:tcW w:w="2552" w:type="dxa"/>
          </w:tcPr>
          <w:p w14:paraId="6B931CCF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lastRenderedPageBreak/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05C515AF" w14:textId="77777777" w:rsidR="00F151B1" w:rsidRDefault="00F151B1" w:rsidP="00FE0AB1">
            <w:r w:rsidRPr="00741D7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741D7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741D78">
              <w:t xml:space="preserve"> “SETTING” </w:t>
            </w:r>
            <w:r w:rsidRPr="00741D78">
              <w:rPr>
                <w:rFonts w:hint="cs"/>
                <w:cs/>
              </w:rPr>
              <w:t xml:space="preserve">และเลือกเมนู </w:t>
            </w:r>
            <w:r w:rsidRPr="00741D78">
              <w:t>“</w:t>
            </w:r>
            <w:r w:rsidRPr="00741D7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หมวดหมู่ย่อย</w:t>
            </w:r>
            <w:r w:rsidRPr="00741D78">
              <w:t>”</w:t>
            </w:r>
          </w:p>
          <w:p w14:paraId="74DD7E03" w14:textId="77777777" w:rsidR="00F151B1" w:rsidRPr="00741D78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2. ต้องมีรายการหมวดหมู่ย่อย</w:t>
            </w:r>
          </w:p>
        </w:tc>
      </w:tr>
      <w:tr w:rsidR="00F151B1" w:rsidRPr="003952A3" w14:paraId="230B5938" w14:textId="77777777" w:rsidTr="00FE0AB1">
        <w:tc>
          <w:tcPr>
            <w:tcW w:w="2552" w:type="dxa"/>
          </w:tcPr>
          <w:p w14:paraId="377F297B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24671E8A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แสดงข้อมูลรายการหมวดหมู่ย่อยที่ถูกแก้ไข</w:t>
            </w:r>
          </w:p>
        </w:tc>
      </w:tr>
      <w:tr w:rsidR="00F151B1" w:rsidRPr="003952A3" w14:paraId="3D7F3CC6" w14:textId="77777777" w:rsidTr="00FE0AB1">
        <w:tc>
          <w:tcPr>
            <w:tcW w:w="2552" w:type="dxa"/>
          </w:tcPr>
          <w:p w14:paraId="056A7EF5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619526AA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31F9214C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145554E7" w14:textId="77777777" w:rsidTr="00FE0AB1">
        <w:tc>
          <w:tcPr>
            <w:tcW w:w="2552" w:type="dxa"/>
          </w:tcPr>
          <w:p w14:paraId="554B3B70" w14:textId="77777777" w:rsidR="00F151B1" w:rsidRPr="003952A3" w:rsidRDefault="00F151B1" w:rsidP="00FE0AB1"/>
        </w:tc>
        <w:tc>
          <w:tcPr>
            <w:tcW w:w="3261" w:type="dxa"/>
          </w:tcPr>
          <w:p w14:paraId="42342AC7" w14:textId="77777777" w:rsidR="00F151B1" w:rsidRPr="000A681E" w:rsidRDefault="00F151B1" w:rsidP="00FE0AB1"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6659EE21" w14:textId="77777777" w:rsidR="00F151B1" w:rsidRDefault="00F151B1" w:rsidP="00FE0AB1">
            <w:pPr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หมวดหมู่ย่อย</w:t>
            </w:r>
            <w:r w:rsidRPr="000A681E">
              <w:t>”</w:t>
            </w:r>
          </w:p>
          <w:p w14:paraId="23116007" w14:textId="77777777" w:rsidR="00F151B1" w:rsidRPr="00741D78" w:rsidRDefault="00F151B1" w:rsidP="00FE0AB1">
            <w:pPr>
              <w:rPr>
                <w:sz w:val="24"/>
                <w:cs/>
              </w:rPr>
            </w:pPr>
            <w:r>
              <w:rPr>
                <w:szCs w:val="40"/>
              </w:rPr>
              <w:t xml:space="preserve">3. </w:t>
            </w:r>
            <w:r>
              <w:rPr>
                <w:rFonts w:hint="cs"/>
                <w:sz w:val="24"/>
                <w:cs/>
              </w:rPr>
              <w:t>กดปุ่มแก้ไขภายในตารางรายการ</w:t>
            </w:r>
            <w:r>
              <w:rPr>
                <w:rFonts w:hint="cs"/>
                <w:cs/>
              </w:rPr>
              <w:t>หมวดหมู่ย่อย</w:t>
            </w:r>
          </w:p>
          <w:p w14:paraId="6C9D9F91" w14:textId="77777777" w:rsidR="00F151B1" w:rsidRDefault="00F151B1" w:rsidP="00FE0AB1"/>
          <w:p w14:paraId="75FF7243" w14:textId="77777777" w:rsidR="00F151B1" w:rsidRPr="00286180" w:rsidRDefault="00F151B1" w:rsidP="00FE0AB1">
            <w:pPr>
              <w:rPr>
                <w:cs/>
              </w:rPr>
            </w:pPr>
            <w:r>
              <w:t xml:space="preserve">5. </w:t>
            </w:r>
            <w:r>
              <w:rPr>
                <w:rFonts w:hint="cs"/>
                <w:cs/>
              </w:rPr>
              <w:t>แก้ไขข้อมูลของหมวดหมู่ย่อย แล้วกดปุ่มยืนยัน</w:t>
            </w:r>
          </w:p>
        </w:tc>
        <w:tc>
          <w:tcPr>
            <w:tcW w:w="3827" w:type="dxa"/>
            <w:gridSpan w:val="2"/>
          </w:tcPr>
          <w:p w14:paraId="63CF6674" w14:textId="77777777" w:rsidR="00F151B1" w:rsidRDefault="00F151B1" w:rsidP="00FE0AB1"/>
          <w:p w14:paraId="269A628F" w14:textId="77777777" w:rsidR="00F151B1" w:rsidRDefault="00F151B1" w:rsidP="00FE0AB1"/>
          <w:p w14:paraId="0BC3C971" w14:textId="77777777" w:rsidR="00F151B1" w:rsidRDefault="00F151B1" w:rsidP="00FE0AB1"/>
          <w:p w14:paraId="71139E15" w14:textId="77777777" w:rsidR="00F151B1" w:rsidRPr="00741D78" w:rsidRDefault="00F151B1" w:rsidP="00FE0AB1"/>
          <w:p w14:paraId="18A48803" w14:textId="77777777" w:rsidR="00F151B1" w:rsidRDefault="00F151B1" w:rsidP="00FE0AB1">
            <w:r>
              <w:rPr>
                <w:rFonts w:hint="cs"/>
                <w:cs/>
              </w:rPr>
              <w:t>4. แสดงแบบฟอร์มในการแก้ไขข้อมูล</w:t>
            </w:r>
          </w:p>
          <w:p w14:paraId="7B02A2A5" w14:textId="77777777" w:rsidR="00F151B1" w:rsidRDefault="00F151B1" w:rsidP="00FE0AB1"/>
          <w:p w14:paraId="2F267FB1" w14:textId="77777777" w:rsidR="00F151B1" w:rsidRDefault="00F151B1" w:rsidP="00FE0AB1"/>
          <w:p w14:paraId="72FD6491" w14:textId="77777777" w:rsidR="00F151B1" w:rsidRDefault="00F151B1" w:rsidP="00FE0AB1">
            <w:r>
              <w:rPr>
                <w:rFonts w:hint="cs"/>
                <w:cs/>
              </w:rPr>
              <w:t>6. ทำการบันทึกข้อมูล</w:t>
            </w:r>
          </w:p>
          <w:p w14:paraId="7E080283" w14:textId="77777777" w:rsidR="00F151B1" w:rsidRPr="00286180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7. แสดงรายการหมวดหมู่ย่อยที่ถูกแก้ไข</w:t>
            </w:r>
          </w:p>
        </w:tc>
      </w:tr>
      <w:tr w:rsidR="00F151B1" w:rsidRPr="003952A3" w14:paraId="56B935CD" w14:textId="77777777" w:rsidTr="00FE0AB1">
        <w:tc>
          <w:tcPr>
            <w:tcW w:w="2552" w:type="dxa"/>
          </w:tcPr>
          <w:p w14:paraId="28A6D865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23C85031" w14:textId="77777777" w:rsidR="00F151B1" w:rsidRPr="003952A3" w:rsidRDefault="00F151B1" w:rsidP="00FE0AB1">
            <w:pPr>
              <w:rPr>
                <w:cs/>
              </w:rPr>
            </w:pPr>
            <w:r>
              <w:t>-</w:t>
            </w:r>
          </w:p>
        </w:tc>
      </w:tr>
    </w:tbl>
    <w:p w14:paraId="268D395D" w14:textId="042623C5" w:rsidR="00F151B1" w:rsidRDefault="00F151B1" w:rsidP="00337633">
      <w:pPr>
        <w:spacing w:before="0" w:after="160"/>
        <w:jc w:val="left"/>
      </w:pP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6257FF2C" w14:textId="77777777" w:rsidTr="00FE0AB1">
        <w:tc>
          <w:tcPr>
            <w:tcW w:w="5813" w:type="dxa"/>
            <w:gridSpan w:val="2"/>
          </w:tcPr>
          <w:p w14:paraId="0AEF00C2" w14:textId="77777777" w:rsidR="00F151B1" w:rsidRPr="003952A3" w:rsidRDefault="00F151B1" w:rsidP="00FE0AB1"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หมวดหมู่ย่อย</w:t>
            </w:r>
            <w:r>
              <w:t>(</w:t>
            </w:r>
            <w:r>
              <w:rPr>
                <w:rFonts w:hint="cs"/>
                <w:cs/>
              </w:rPr>
              <w:t>ลบ</w:t>
            </w:r>
            <w:r>
              <w:t>)</w:t>
            </w:r>
          </w:p>
        </w:tc>
        <w:tc>
          <w:tcPr>
            <w:tcW w:w="1842" w:type="dxa"/>
          </w:tcPr>
          <w:p w14:paraId="0DFCCD00" w14:textId="77777777" w:rsidR="00F151B1" w:rsidRPr="00AD1F05" w:rsidRDefault="00F151B1" w:rsidP="00FE0AB1">
            <w:pPr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36512728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0722F91B" w14:textId="77777777" w:rsidTr="00FE0AB1">
        <w:tc>
          <w:tcPr>
            <w:tcW w:w="5813" w:type="dxa"/>
            <w:gridSpan w:val="2"/>
          </w:tcPr>
          <w:p w14:paraId="64E52C6D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46E62B96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1E843532" w14:textId="77777777" w:rsidTr="00FE0AB1">
        <w:tc>
          <w:tcPr>
            <w:tcW w:w="9640" w:type="dxa"/>
            <w:gridSpan w:val="4"/>
          </w:tcPr>
          <w:p w14:paraId="63BB2B97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0F44F182" w14:textId="77777777" w:rsidTr="00FE0AB1">
        <w:tc>
          <w:tcPr>
            <w:tcW w:w="9640" w:type="dxa"/>
            <w:gridSpan w:val="4"/>
          </w:tcPr>
          <w:p w14:paraId="50F983DF" w14:textId="77777777" w:rsidR="00F151B1" w:rsidRPr="00873F58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lastRenderedPageBreak/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เป็นยูสเคสที่ใช้งานสำหรับลบข้อมูล</w:t>
            </w:r>
            <w:r>
              <w:rPr>
                <w:cs/>
              </w:rPr>
              <w:t>หมวดหมู่ย่อย</w:t>
            </w:r>
            <w:r>
              <w:rPr>
                <w:rFonts w:hint="cs"/>
                <w:cs/>
              </w:rPr>
              <w:t xml:space="preserve"> เมื่อมีข้อมูลที่ผิดพลาดจากการเพิ่มหรือไม่ต้องการข้อมูล</w:t>
            </w:r>
            <w:r>
              <w:rPr>
                <w:cs/>
              </w:rPr>
              <w:t>หมวดหมู่ย่อย</w:t>
            </w:r>
            <w:r>
              <w:rPr>
                <w:rFonts w:hint="cs"/>
                <w:cs/>
              </w:rPr>
              <w:t>นั้นแล้ว</w:t>
            </w:r>
          </w:p>
        </w:tc>
      </w:tr>
      <w:tr w:rsidR="00F151B1" w:rsidRPr="003952A3" w14:paraId="141C6176" w14:textId="77777777" w:rsidTr="00FE0AB1">
        <w:tc>
          <w:tcPr>
            <w:tcW w:w="9640" w:type="dxa"/>
            <w:gridSpan w:val="4"/>
          </w:tcPr>
          <w:p w14:paraId="62F1C67D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รใช้งานสำหรับลบข้อมูล</w:t>
            </w:r>
            <w:r>
              <w:rPr>
                <w:cs/>
              </w:rPr>
              <w:t>หมวดหมู่ย่อย</w:t>
            </w:r>
          </w:p>
          <w:p w14:paraId="7058A770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28B2F63D" w14:textId="77777777" w:rsidTr="00FE0AB1">
        <w:tc>
          <w:tcPr>
            <w:tcW w:w="9640" w:type="dxa"/>
            <w:gridSpan w:val="4"/>
          </w:tcPr>
          <w:p w14:paraId="1FD3A364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152FFDA9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6D22F710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716D0344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7E233B9D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7CF3F170" w14:textId="77777777" w:rsidTr="00FE0AB1">
        <w:tc>
          <w:tcPr>
            <w:tcW w:w="2552" w:type="dxa"/>
          </w:tcPr>
          <w:p w14:paraId="749D53E7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52A8CBA3" w14:textId="77777777" w:rsidR="00F151B1" w:rsidRDefault="00F151B1" w:rsidP="00FE0AB1">
            <w:r w:rsidRPr="00741D7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741D7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741D78">
              <w:t xml:space="preserve"> “SETTING” </w:t>
            </w:r>
            <w:r w:rsidRPr="00741D78">
              <w:rPr>
                <w:rFonts w:hint="cs"/>
                <w:cs/>
              </w:rPr>
              <w:t xml:space="preserve">และเลือกเมนู </w:t>
            </w:r>
            <w:r w:rsidRPr="00741D78">
              <w:t>“</w:t>
            </w:r>
            <w:r w:rsidRPr="00741D78"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หมวดหมู่ย่อย</w:t>
            </w:r>
            <w:r w:rsidRPr="00741D78">
              <w:t>”</w:t>
            </w:r>
          </w:p>
          <w:p w14:paraId="30991CD5" w14:textId="77777777" w:rsidR="00F151B1" w:rsidRPr="00741D78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2. ต้องมีรายการ</w:t>
            </w:r>
            <w:r>
              <w:rPr>
                <w:cs/>
              </w:rPr>
              <w:t>หมวดหมู่ย่อย</w:t>
            </w:r>
          </w:p>
        </w:tc>
      </w:tr>
      <w:tr w:rsidR="00F151B1" w:rsidRPr="003952A3" w14:paraId="5674822C" w14:textId="77777777" w:rsidTr="00FE0AB1">
        <w:tc>
          <w:tcPr>
            <w:tcW w:w="2552" w:type="dxa"/>
          </w:tcPr>
          <w:p w14:paraId="358262A1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660E8796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รายการ</w:t>
            </w:r>
            <w:r>
              <w:rPr>
                <w:cs/>
              </w:rPr>
              <w:t>หมวดหมู่ย่อย</w:t>
            </w:r>
            <w:r>
              <w:rPr>
                <w:rFonts w:hint="cs"/>
                <w:cs/>
              </w:rPr>
              <w:t>ที่ลบถูกลบออกจากตาราง</w:t>
            </w:r>
          </w:p>
        </w:tc>
      </w:tr>
      <w:tr w:rsidR="00F151B1" w:rsidRPr="003952A3" w14:paraId="1EF888AD" w14:textId="77777777" w:rsidTr="00FE0AB1">
        <w:tc>
          <w:tcPr>
            <w:tcW w:w="2552" w:type="dxa"/>
          </w:tcPr>
          <w:p w14:paraId="4EB2B56A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38E67EC5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7D9A2E8B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2B3BE3ED" w14:textId="77777777" w:rsidTr="00FE0AB1">
        <w:tc>
          <w:tcPr>
            <w:tcW w:w="2552" w:type="dxa"/>
          </w:tcPr>
          <w:p w14:paraId="3FA02A31" w14:textId="77777777" w:rsidR="00F151B1" w:rsidRPr="003952A3" w:rsidRDefault="00F151B1" w:rsidP="00FE0AB1"/>
        </w:tc>
        <w:tc>
          <w:tcPr>
            <w:tcW w:w="3261" w:type="dxa"/>
          </w:tcPr>
          <w:p w14:paraId="7E7F6F5E" w14:textId="77777777" w:rsidR="00F151B1" w:rsidRPr="000A681E" w:rsidRDefault="00F151B1" w:rsidP="00FE0AB1"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79E0539E" w14:textId="77777777" w:rsidR="00F151B1" w:rsidRDefault="00F151B1" w:rsidP="00FE0AB1">
            <w:pPr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หมวดหมู่ย่อย</w:t>
            </w:r>
            <w:r w:rsidRPr="000A681E">
              <w:t>”</w:t>
            </w:r>
          </w:p>
          <w:p w14:paraId="2DF4D8F3" w14:textId="77777777" w:rsidR="00F151B1" w:rsidRPr="00741D78" w:rsidRDefault="00F151B1" w:rsidP="00FE0AB1">
            <w:pPr>
              <w:rPr>
                <w:sz w:val="24"/>
                <w:cs/>
              </w:rPr>
            </w:pPr>
            <w:r>
              <w:rPr>
                <w:szCs w:val="40"/>
              </w:rPr>
              <w:t xml:space="preserve">3. </w:t>
            </w:r>
            <w:r>
              <w:rPr>
                <w:rFonts w:hint="cs"/>
                <w:sz w:val="24"/>
                <w:cs/>
              </w:rPr>
              <w:t>กดปุ่มลบภายในตารางรายการ</w:t>
            </w:r>
            <w:r>
              <w:rPr>
                <w:cs/>
              </w:rPr>
              <w:t>หมวดหมู่ย่อย</w:t>
            </w:r>
          </w:p>
          <w:p w14:paraId="2533A231" w14:textId="77777777" w:rsidR="00F151B1" w:rsidRDefault="00F151B1" w:rsidP="00FE0AB1"/>
          <w:p w14:paraId="48E20951" w14:textId="77777777" w:rsidR="00F151B1" w:rsidRPr="00286180" w:rsidRDefault="00F151B1" w:rsidP="00FE0AB1">
            <w:pPr>
              <w:rPr>
                <w:cs/>
              </w:rPr>
            </w:pPr>
            <w:r>
              <w:t xml:space="preserve">5. </w:t>
            </w:r>
            <w:r>
              <w:rPr>
                <w:rFonts w:hint="cs"/>
                <w:cs/>
              </w:rPr>
              <w:t>กดปุ่มยืนยัน</w:t>
            </w:r>
          </w:p>
        </w:tc>
        <w:tc>
          <w:tcPr>
            <w:tcW w:w="3827" w:type="dxa"/>
            <w:gridSpan w:val="2"/>
          </w:tcPr>
          <w:p w14:paraId="228C4843" w14:textId="77777777" w:rsidR="00F151B1" w:rsidRDefault="00F151B1" w:rsidP="00FE0AB1"/>
          <w:p w14:paraId="7ABCF207" w14:textId="77777777" w:rsidR="00F151B1" w:rsidRDefault="00F151B1" w:rsidP="00FE0AB1"/>
          <w:p w14:paraId="3D9DDF85" w14:textId="77777777" w:rsidR="00F151B1" w:rsidRDefault="00F151B1" w:rsidP="00FE0AB1"/>
          <w:p w14:paraId="6C94B739" w14:textId="77777777" w:rsidR="00F151B1" w:rsidRPr="00741D78" w:rsidRDefault="00F151B1" w:rsidP="00FE0AB1"/>
          <w:p w14:paraId="2045F19B" w14:textId="77777777" w:rsidR="00F151B1" w:rsidRDefault="00F151B1" w:rsidP="00FE0AB1">
            <w:r>
              <w:rPr>
                <w:rFonts w:hint="cs"/>
                <w:cs/>
              </w:rPr>
              <w:t>4. แสดงการแจ้งเตือนเพื่อยืนยันการลบ</w:t>
            </w:r>
          </w:p>
          <w:p w14:paraId="3652905D" w14:textId="77777777" w:rsidR="00F151B1" w:rsidRDefault="00F151B1" w:rsidP="00FE0AB1"/>
          <w:p w14:paraId="18791D73" w14:textId="77777777" w:rsidR="00F151B1" w:rsidRDefault="00F151B1" w:rsidP="00FE0AB1">
            <w:r>
              <w:rPr>
                <w:rFonts w:hint="cs"/>
                <w:cs/>
              </w:rPr>
              <w:t>6. ทำการบันทึกข้อมูล</w:t>
            </w:r>
          </w:p>
          <w:p w14:paraId="796B7A33" w14:textId="77777777" w:rsidR="00F151B1" w:rsidRPr="00286180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7. รายการ</w:t>
            </w:r>
            <w:r>
              <w:rPr>
                <w:cs/>
              </w:rPr>
              <w:t>หมวดหมู่ย่อย</w:t>
            </w:r>
            <w:r>
              <w:rPr>
                <w:rFonts w:hint="cs"/>
                <w:cs/>
              </w:rPr>
              <w:t>ที่ลบถูกลบออกจากตาราง</w:t>
            </w:r>
          </w:p>
        </w:tc>
      </w:tr>
      <w:tr w:rsidR="00F151B1" w:rsidRPr="003952A3" w14:paraId="6B69825B" w14:textId="77777777" w:rsidTr="00FE0AB1">
        <w:tc>
          <w:tcPr>
            <w:tcW w:w="2552" w:type="dxa"/>
          </w:tcPr>
          <w:p w14:paraId="33A3B611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2A8C8225" w14:textId="77777777" w:rsidR="00F151B1" w:rsidRPr="003952A3" w:rsidRDefault="00F151B1" w:rsidP="00FE0AB1">
            <w:pPr>
              <w:rPr>
                <w:cs/>
              </w:rPr>
            </w:pPr>
            <w:r>
              <w:t>-</w:t>
            </w:r>
          </w:p>
        </w:tc>
      </w:tr>
    </w:tbl>
    <w:p w14:paraId="4636F549" w14:textId="40529B19" w:rsidR="00F151B1" w:rsidRDefault="00F151B1" w:rsidP="00337633">
      <w:pPr>
        <w:spacing w:before="0" w:after="160"/>
        <w:jc w:val="left"/>
      </w:pP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1BC57E73" w14:textId="77777777" w:rsidTr="00FE0AB1">
        <w:tc>
          <w:tcPr>
            <w:tcW w:w="5813" w:type="dxa"/>
            <w:gridSpan w:val="2"/>
          </w:tcPr>
          <w:p w14:paraId="0A906936" w14:textId="77777777" w:rsidR="00F151B1" w:rsidRPr="003952A3" w:rsidRDefault="00F151B1" w:rsidP="00FE0AB1"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ผู้ใช้งาน</w:t>
            </w:r>
            <w:r>
              <w:t>(</w:t>
            </w:r>
            <w:r>
              <w:rPr>
                <w:rFonts w:hint="cs"/>
                <w:cs/>
              </w:rPr>
              <w:t>เพิ่ม</w:t>
            </w:r>
            <w:r>
              <w:t>)</w:t>
            </w:r>
          </w:p>
        </w:tc>
        <w:tc>
          <w:tcPr>
            <w:tcW w:w="1842" w:type="dxa"/>
          </w:tcPr>
          <w:p w14:paraId="6120E4A1" w14:textId="77777777" w:rsidR="00F151B1" w:rsidRPr="00AD1F05" w:rsidRDefault="00F151B1" w:rsidP="00FE0AB1">
            <w:pPr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45EFCE2D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7C5DDE89" w14:textId="77777777" w:rsidTr="00FE0AB1">
        <w:tc>
          <w:tcPr>
            <w:tcW w:w="5813" w:type="dxa"/>
            <w:gridSpan w:val="2"/>
          </w:tcPr>
          <w:p w14:paraId="0290BD0D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05B142D7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06CF0A81" w14:textId="77777777" w:rsidTr="00FE0AB1">
        <w:tc>
          <w:tcPr>
            <w:tcW w:w="9640" w:type="dxa"/>
            <w:gridSpan w:val="4"/>
          </w:tcPr>
          <w:p w14:paraId="382F39F4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5F734210" w14:textId="77777777" w:rsidTr="00FE0AB1">
        <w:tc>
          <w:tcPr>
            <w:tcW w:w="9640" w:type="dxa"/>
            <w:gridSpan w:val="4"/>
          </w:tcPr>
          <w:p w14:paraId="4FD2A791" w14:textId="77777777" w:rsidR="00F151B1" w:rsidRPr="00873F58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เป็นยูสเคสที่ใช้งานสำหรับเพิ่มรายการ</w:t>
            </w:r>
            <w:r>
              <w:rPr>
                <w:cs/>
              </w:rPr>
              <w:t>ผู้ใช้งาน</w:t>
            </w:r>
            <w:r>
              <w:rPr>
                <w:rFonts w:hint="cs"/>
                <w:cs/>
              </w:rPr>
              <w:t>เข้าสู่ระบบ</w:t>
            </w:r>
          </w:p>
        </w:tc>
      </w:tr>
      <w:tr w:rsidR="00F151B1" w:rsidRPr="003952A3" w14:paraId="36FB4013" w14:textId="77777777" w:rsidTr="00FE0AB1">
        <w:tc>
          <w:tcPr>
            <w:tcW w:w="9640" w:type="dxa"/>
            <w:gridSpan w:val="4"/>
          </w:tcPr>
          <w:p w14:paraId="63BA383A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รใช้งานสำหรับเพิ่มรายการ</w:t>
            </w:r>
            <w:r>
              <w:rPr>
                <w:cs/>
              </w:rPr>
              <w:t>ผู้ใช้งาน</w:t>
            </w:r>
            <w:r>
              <w:rPr>
                <w:rFonts w:hint="cs"/>
                <w:cs/>
              </w:rPr>
              <w:t>เข้าสู่ระบบ</w:t>
            </w:r>
          </w:p>
          <w:p w14:paraId="7A0BEFCB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4CC4661B" w14:textId="77777777" w:rsidTr="00FE0AB1">
        <w:tc>
          <w:tcPr>
            <w:tcW w:w="9640" w:type="dxa"/>
            <w:gridSpan w:val="4"/>
          </w:tcPr>
          <w:p w14:paraId="5FD5E028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2B0554C5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0691D52C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23ABB707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0D994A4F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0478200F" w14:textId="77777777" w:rsidTr="00FE0AB1">
        <w:tc>
          <w:tcPr>
            <w:tcW w:w="2552" w:type="dxa"/>
          </w:tcPr>
          <w:p w14:paraId="258DF67F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52363410" w14:textId="77777777" w:rsidR="00F151B1" w:rsidRPr="00140978" w:rsidRDefault="00F151B1" w:rsidP="00FE0AB1">
            <w:pPr>
              <w:rPr>
                <w:cs/>
              </w:rPr>
            </w:pPr>
            <w:r w:rsidRPr="00B1375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B13758">
              <w:t xml:space="preserve"> “</w:t>
            </w:r>
            <w:r>
              <w:t>SETTING</w:t>
            </w:r>
            <w:r w:rsidRPr="00B13758">
              <w:t xml:space="preserve">” </w:t>
            </w:r>
            <w:r w:rsidRPr="00B13758">
              <w:rPr>
                <w:rFonts w:hint="cs"/>
                <w:cs/>
              </w:rPr>
              <w:t xml:space="preserve">และเลือกเมนู </w:t>
            </w:r>
            <w:r w:rsidRPr="00B13758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ผู้ใช้งาน</w:t>
            </w:r>
            <w:r w:rsidRPr="00B13758">
              <w:t>”</w:t>
            </w:r>
          </w:p>
        </w:tc>
      </w:tr>
      <w:tr w:rsidR="00F151B1" w:rsidRPr="003952A3" w14:paraId="60B65C21" w14:textId="77777777" w:rsidTr="00FE0AB1">
        <w:tc>
          <w:tcPr>
            <w:tcW w:w="2552" w:type="dxa"/>
          </w:tcPr>
          <w:p w14:paraId="0F72958D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39DFFB3E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แสดงข้อมูลรายการ</w:t>
            </w:r>
            <w:r>
              <w:rPr>
                <w:cs/>
              </w:rPr>
              <w:t>ผู้ใช้งาน</w:t>
            </w:r>
            <w:r>
              <w:rPr>
                <w:rFonts w:hint="cs"/>
                <w:cs/>
              </w:rPr>
              <w:t>ที่ถูกเพิ่มใหม่</w:t>
            </w:r>
          </w:p>
        </w:tc>
      </w:tr>
      <w:tr w:rsidR="00F151B1" w:rsidRPr="003952A3" w14:paraId="4A5B36CC" w14:textId="77777777" w:rsidTr="00FE0AB1">
        <w:tc>
          <w:tcPr>
            <w:tcW w:w="2552" w:type="dxa"/>
          </w:tcPr>
          <w:p w14:paraId="4EF93953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4A190F1A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3E652C24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30AB6177" w14:textId="77777777" w:rsidTr="00FE0AB1">
        <w:tc>
          <w:tcPr>
            <w:tcW w:w="2552" w:type="dxa"/>
          </w:tcPr>
          <w:p w14:paraId="28520228" w14:textId="77777777" w:rsidR="00F151B1" w:rsidRPr="003952A3" w:rsidRDefault="00F151B1" w:rsidP="00FE0AB1"/>
        </w:tc>
        <w:tc>
          <w:tcPr>
            <w:tcW w:w="3261" w:type="dxa"/>
          </w:tcPr>
          <w:p w14:paraId="6D298E66" w14:textId="77777777" w:rsidR="00F151B1" w:rsidRPr="000A681E" w:rsidRDefault="00F151B1" w:rsidP="00FE0AB1"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6E48BF09" w14:textId="77777777" w:rsidR="00F151B1" w:rsidRDefault="00F151B1" w:rsidP="00FE0AB1">
            <w:pPr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ผู้ใช้งาน</w:t>
            </w:r>
            <w:r w:rsidRPr="000A681E">
              <w:t>”</w:t>
            </w:r>
          </w:p>
          <w:p w14:paraId="77D5B055" w14:textId="77777777" w:rsidR="00F151B1" w:rsidRDefault="00F151B1" w:rsidP="00FE0AB1">
            <w:pPr>
              <w:rPr>
                <w:szCs w:val="40"/>
              </w:rPr>
            </w:pPr>
            <w:r>
              <w:rPr>
                <w:szCs w:val="40"/>
              </w:rPr>
              <w:t xml:space="preserve">3. </w:t>
            </w:r>
            <w:r w:rsidRPr="00CE31A7">
              <w:rPr>
                <w:rFonts w:hint="cs"/>
                <w:sz w:val="24"/>
                <w:cs/>
              </w:rPr>
              <w:t>กรอก</w:t>
            </w:r>
            <w:r>
              <w:rPr>
                <w:rFonts w:hint="cs"/>
                <w:cs/>
              </w:rPr>
              <w:t>รหัสพนักงาน แล้วกดปุ่มยืนยัน</w:t>
            </w:r>
          </w:p>
          <w:p w14:paraId="5BDA94A7" w14:textId="77777777" w:rsidR="00F151B1" w:rsidRPr="00286180" w:rsidRDefault="00F151B1" w:rsidP="00FE0AB1">
            <w:pPr>
              <w:rPr>
                <w:cs/>
              </w:rPr>
            </w:pPr>
          </w:p>
        </w:tc>
        <w:tc>
          <w:tcPr>
            <w:tcW w:w="3827" w:type="dxa"/>
            <w:gridSpan w:val="2"/>
          </w:tcPr>
          <w:p w14:paraId="6B85BA89" w14:textId="77777777" w:rsidR="00F151B1" w:rsidRDefault="00F151B1" w:rsidP="00FE0AB1"/>
          <w:p w14:paraId="0451FAE1" w14:textId="77777777" w:rsidR="00F151B1" w:rsidRDefault="00F151B1" w:rsidP="00FE0AB1"/>
          <w:p w14:paraId="58124CCC" w14:textId="77777777" w:rsidR="00F151B1" w:rsidRDefault="00F151B1" w:rsidP="00FE0AB1"/>
          <w:p w14:paraId="51191DC0" w14:textId="77777777" w:rsidR="00F151B1" w:rsidRDefault="00F151B1" w:rsidP="00FE0AB1"/>
          <w:p w14:paraId="4B974151" w14:textId="77777777" w:rsidR="00F151B1" w:rsidRDefault="00F151B1" w:rsidP="00FE0AB1"/>
          <w:p w14:paraId="04B18FDB" w14:textId="77777777" w:rsidR="00F151B1" w:rsidRDefault="00F151B1" w:rsidP="00FE0AB1">
            <w:r>
              <w:rPr>
                <w:rFonts w:hint="cs"/>
                <w:cs/>
              </w:rPr>
              <w:t>4. ทำการบันทึกข้อมูล</w:t>
            </w:r>
          </w:p>
          <w:p w14:paraId="2AE8665A" w14:textId="77777777" w:rsidR="00F151B1" w:rsidRPr="00286180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lastRenderedPageBreak/>
              <w:t>5. แสดงรายการ</w:t>
            </w:r>
            <w:r>
              <w:rPr>
                <w:cs/>
              </w:rPr>
              <w:t>ผู้ใช้งาน</w:t>
            </w:r>
            <w:r>
              <w:rPr>
                <w:rFonts w:hint="cs"/>
                <w:cs/>
              </w:rPr>
              <w:t>ที่ถูกเพิ่มใหม่</w:t>
            </w:r>
          </w:p>
        </w:tc>
      </w:tr>
      <w:tr w:rsidR="00F151B1" w:rsidRPr="003952A3" w14:paraId="71C361F6" w14:textId="77777777" w:rsidTr="00FE0AB1">
        <w:tc>
          <w:tcPr>
            <w:tcW w:w="2552" w:type="dxa"/>
          </w:tcPr>
          <w:p w14:paraId="39C6D2BF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lastRenderedPageBreak/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1B8FABED" w14:textId="77777777" w:rsidR="00F151B1" w:rsidRPr="003952A3" w:rsidRDefault="00F151B1" w:rsidP="00FE0AB1">
            <w:pPr>
              <w:rPr>
                <w:cs/>
              </w:rPr>
            </w:pPr>
            <w:r>
              <w:t xml:space="preserve">3. </w:t>
            </w:r>
            <w:r>
              <w:rPr>
                <w:rFonts w:hint="cs"/>
                <w:cs/>
              </w:rPr>
              <w:t>ถ้ากรอกรหัสพนักงานที่ไม่มีในฐานข้อมูลของบริษัท ระบบจะไม่ดำเนินการต่อ</w:t>
            </w:r>
          </w:p>
        </w:tc>
      </w:tr>
    </w:tbl>
    <w:p w14:paraId="3C14F1E3" w14:textId="5F1F231B" w:rsidR="00F151B1" w:rsidRDefault="00F151B1" w:rsidP="00337633">
      <w:pPr>
        <w:spacing w:before="0" w:after="160"/>
        <w:jc w:val="left"/>
      </w:pPr>
    </w:p>
    <w:tbl>
      <w:tblPr>
        <w:tblStyle w:val="TableGrid"/>
        <w:tblW w:w="9640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7EB3E3D5" w14:textId="77777777" w:rsidTr="00F151B1">
        <w:tc>
          <w:tcPr>
            <w:tcW w:w="5813" w:type="dxa"/>
            <w:gridSpan w:val="2"/>
          </w:tcPr>
          <w:p w14:paraId="63718577" w14:textId="77777777" w:rsidR="00F151B1" w:rsidRPr="003952A3" w:rsidRDefault="00F151B1" w:rsidP="00FE0AB1"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จัดการผู้ใช้งาน</w:t>
            </w:r>
            <w:r>
              <w:t>(</w:t>
            </w:r>
            <w:r>
              <w:rPr>
                <w:rFonts w:hint="cs"/>
                <w:cs/>
              </w:rPr>
              <w:t>แก้ไข</w:t>
            </w:r>
            <w:r>
              <w:t>)</w:t>
            </w:r>
          </w:p>
        </w:tc>
        <w:tc>
          <w:tcPr>
            <w:tcW w:w="1842" w:type="dxa"/>
          </w:tcPr>
          <w:p w14:paraId="151A023F" w14:textId="77777777" w:rsidR="00F151B1" w:rsidRPr="00AD1F05" w:rsidRDefault="00F151B1" w:rsidP="00FE0AB1">
            <w:pPr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21D4E076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504FB1D3" w14:textId="77777777" w:rsidTr="00F151B1">
        <w:tc>
          <w:tcPr>
            <w:tcW w:w="5813" w:type="dxa"/>
            <w:gridSpan w:val="2"/>
          </w:tcPr>
          <w:p w14:paraId="563861D5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4C0E012B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0A2AA3DC" w14:textId="77777777" w:rsidTr="00F151B1">
        <w:tc>
          <w:tcPr>
            <w:tcW w:w="9640" w:type="dxa"/>
            <w:gridSpan w:val="4"/>
          </w:tcPr>
          <w:p w14:paraId="1C65D860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546D7A28" w14:textId="77777777" w:rsidTr="00F151B1">
        <w:tc>
          <w:tcPr>
            <w:tcW w:w="9640" w:type="dxa"/>
            <w:gridSpan w:val="4"/>
          </w:tcPr>
          <w:p w14:paraId="20DCDF41" w14:textId="77777777" w:rsidR="00F151B1" w:rsidRPr="00873F58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เป็นยูสเคสที่ใช้งานสำหรับแก้ไขข้อมูลผู้ใช้งาน เมื่อมีข้อมูลที่ผิดพลาดจากการเพิ่มหรือต้องการเปลี่ยนรหัสผ่านใหม่</w:t>
            </w:r>
          </w:p>
        </w:tc>
      </w:tr>
      <w:tr w:rsidR="00F151B1" w:rsidRPr="003952A3" w14:paraId="4D1CD879" w14:textId="77777777" w:rsidTr="00F151B1">
        <w:tc>
          <w:tcPr>
            <w:tcW w:w="9640" w:type="dxa"/>
            <w:gridSpan w:val="4"/>
          </w:tcPr>
          <w:p w14:paraId="06F43D8E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รใช้งานสำหรับแก้ไขข้อมูลผู้ใช้งาน</w:t>
            </w:r>
          </w:p>
          <w:p w14:paraId="62EA2F13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6A493E48" w14:textId="77777777" w:rsidTr="00F151B1">
        <w:tc>
          <w:tcPr>
            <w:tcW w:w="9640" w:type="dxa"/>
            <w:gridSpan w:val="4"/>
          </w:tcPr>
          <w:p w14:paraId="66A97B5D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0EEE7DB9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6E59DB00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08338311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3B37E497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187EEE36" w14:textId="77777777" w:rsidTr="00F151B1">
        <w:tc>
          <w:tcPr>
            <w:tcW w:w="2552" w:type="dxa"/>
          </w:tcPr>
          <w:p w14:paraId="16E750A9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430E2A94" w14:textId="77777777" w:rsidR="00F151B1" w:rsidRDefault="00F151B1" w:rsidP="00FE0AB1">
            <w:r w:rsidRPr="00741D7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741D7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741D78">
              <w:t xml:space="preserve"> “SETTING” </w:t>
            </w:r>
            <w:r w:rsidRPr="00741D78">
              <w:rPr>
                <w:rFonts w:hint="cs"/>
                <w:cs/>
              </w:rPr>
              <w:t xml:space="preserve">และเลือกเมนู </w:t>
            </w:r>
            <w:r w:rsidRPr="00741D78">
              <w:t>“</w:t>
            </w:r>
            <w:r w:rsidRPr="00741D7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ผู้ใช้งาน</w:t>
            </w:r>
            <w:r w:rsidRPr="00741D78">
              <w:t>”</w:t>
            </w:r>
          </w:p>
          <w:p w14:paraId="118438AD" w14:textId="77777777" w:rsidR="00F151B1" w:rsidRPr="00741D78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2. ต้องมีรายการผู้ใช้งาน</w:t>
            </w:r>
          </w:p>
        </w:tc>
      </w:tr>
      <w:tr w:rsidR="00F151B1" w:rsidRPr="003952A3" w14:paraId="55D3A1D9" w14:textId="77777777" w:rsidTr="00F151B1">
        <w:tc>
          <w:tcPr>
            <w:tcW w:w="2552" w:type="dxa"/>
          </w:tcPr>
          <w:p w14:paraId="58854B48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0CA5F5CE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แสดงข้อมูลรายการผู้ใช้งานที่ถูกแก้ไข</w:t>
            </w:r>
          </w:p>
        </w:tc>
      </w:tr>
      <w:tr w:rsidR="00F151B1" w:rsidRPr="003952A3" w14:paraId="6A37F8BE" w14:textId="77777777" w:rsidTr="00F151B1">
        <w:tc>
          <w:tcPr>
            <w:tcW w:w="2552" w:type="dxa"/>
          </w:tcPr>
          <w:p w14:paraId="32F4DCA5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76C18579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792A637F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12CBFC02" w14:textId="77777777" w:rsidTr="00F151B1">
        <w:tc>
          <w:tcPr>
            <w:tcW w:w="2552" w:type="dxa"/>
          </w:tcPr>
          <w:p w14:paraId="004E89BD" w14:textId="77777777" w:rsidR="00F151B1" w:rsidRPr="003952A3" w:rsidRDefault="00F151B1" w:rsidP="00FE0AB1"/>
        </w:tc>
        <w:tc>
          <w:tcPr>
            <w:tcW w:w="3261" w:type="dxa"/>
          </w:tcPr>
          <w:p w14:paraId="6006BCAC" w14:textId="77777777" w:rsidR="00F151B1" w:rsidRPr="000A681E" w:rsidRDefault="00F151B1" w:rsidP="00FE0AB1"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7D810858" w14:textId="77777777" w:rsidR="00F151B1" w:rsidRDefault="00F151B1" w:rsidP="00FE0AB1">
            <w:pPr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ผู้ใช้งาน</w:t>
            </w:r>
            <w:r w:rsidRPr="000A681E">
              <w:t>”</w:t>
            </w:r>
          </w:p>
          <w:p w14:paraId="5A2A1BD7" w14:textId="77777777" w:rsidR="00F151B1" w:rsidRPr="00741D78" w:rsidRDefault="00F151B1" w:rsidP="00FE0AB1">
            <w:pPr>
              <w:rPr>
                <w:sz w:val="24"/>
                <w:cs/>
              </w:rPr>
            </w:pPr>
            <w:r>
              <w:rPr>
                <w:szCs w:val="40"/>
              </w:rPr>
              <w:lastRenderedPageBreak/>
              <w:t xml:space="preserve">3. </w:t>
            </w:r>
            <w:r>
              <w:rPr>
                <w:rFonts w:hint="cs"/>
                <w:sz w:val="24"/>
                <w:cs/>
              </w:rPr>
              <w:t>กดปุ่มแก้ไขภายในตารางรายการ</w:t>
            </w:r>
            <w:r>
              <w:rPr>
                <w:rFonts w:hint="cs"/>
                <w:cs/>
              </w:rPr>
              <w:t>ผู้ใช้งาน</w:t>
            </w:r>
          </w:p>
          <w:p w14:paraId="1C7AFB52" w14:textId="77777777" w:rsidR="00F151B1" w:rsidRDefault="00F151B1" w:rsidP="00FE0AB1"/>
          <w:p w14:paraId="35084810" w14:textId="77777777" w:rsidR="00F151B1" w:rsidRPr="00286180" w:rsidRDefault="00F151B1" w:rsidP="00FE0AB1">
            <w:pPr>
              <w:rPr>
                <w:cs/>
              </w:rPr>
            </w:pPr>
            <w:r>
              <w:t xml:space="preserve">5. </w:t>
            </w:r>
            <w:r>
              <w:rPr>
                <w:rFonts w:hint="cs"/>
                <w:cs/>
              </w:rPr>
              <w:t>แก้ไขข้อมูลของผู้ใช้งาน แล้วกดปุ่มยืนยัน</w:t>
            </w:r>
          </w:p>
        </w:tc>
        <w:tc>
          <w:tcPr>
            <w:tcW w:w="3827" w:type="dxa"/>
            <w:gridSpan w:val="2"/>
          </w:tcPr>
          <w:p w14:paraId="19C16E66" w14:textId="77777777" w:rsidR="00F151B1" w:rsidRDefault="00F151B1" w:rsidP="00FE0AB1"/>
          <w:p w14:paraId="2CB4F7B4" w14:textId="77777777" w:rsidR="00F151B1" w:rsidRDefault="00F151B1" w:rsidP="00FE0AB1"/>
          <w:p w14:paraId="358F7428" w14:textId="77777777" w:rsidR="00F151B1" w:rsidRDefault="00F151B1" w:rsidP="00FE0AB1"/>
          <w:p w14:paraId="5B67EC1C" w14:textId="77777777" w:rsidR="00F151B1" w:rsidRPr="00741D78" w:rsidRDefault="00F151B1" w:rsidP="00FE0AB1"/>
          <w:p w14:paraId="3CD9D63F" w14:textId="77777777" w:rsidR="00F151B1" w:rsidRDefault="00F151B1" w:rsidP="00FE0AB1">
            <w:r>
              <w:rPr>
                <w:rFonts w:hint="cs"/>
                <w:cs/>
              </w:rPr>
              <w:t>4. แสดงแบบฟอร์มในการแก้ไขข้อมูล</w:t>
            </w:r>
          </w:p>
          <w:p w14:paraId="0BFD1431" w14:textId="77777777" w:rsidR="00F151B1" w:rsidRDefault="00F151B1" w:rsidP="00FE0AB1"/>
          <w:p w14:paraId="06FC6576" w14:textId="77777777" w:rsidR="00F151B1" w:rsidRDefault="00F151B1" w:rsidP="00FE0AB1"/>
          <w:p w14:paraId="1BCD0230" w14:textId="77777777" w:rsidR="00F151B1" w:rsidRDefault="00F151B1" w:rsidP="00FE0AB1">
            <w:r>
              <w:rPr>
                <w:rFonts w:hint="cs"/>
                <w:cs/>
              </w:rPr>
              <w:t>6. ทำการบันทึกข้อมูล</w:t>
            </w:r>
          </w:p>
          <w:p w14:paraId="22D9A642" w14:textId="77777777" w:rsidR="00F151B1" w:rsidRPr="00286180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7. แสดงรายการผู้ใช้งานที่ถูกแก้ไข</w:t>
            </w:r>
          </w:p>
        </w:tc>
      </w:tr>
      <w:tr w:rsidR="00F151B1" w:rsidRPr="003952A3" w14:paraId="6EC1A3E5" w14:textId="77777777" w:rsidTr="00F151B1">
        <w:tc>
          <w:tcPr>
            <w:tcW w:w="2552" w:type="dxa"/>
          </w:tcPr>
          <w:p w14:paraId="368F9DE3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lastRenderedPageBreak/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3EA8DA0B" w14:textId="77777777" w:rsidR="00F151B1" w:rsidRPr="003952A3" w:rsidRDefault="00F151B1" w:rsidP="00FE0AB1">
            <w:pPr>
              <w:rPr>
                <w:cs/>
              </w:rPr>
            </w:pPr>
            <w:r>
              <w:t>-</w:t>
            </w:r>
          </w:p>
        </w:tc>
      </w:tr>
      <w:tr w:rsidR="00F151B1" w:rsidRPr="003952A3" w14:paraId="5C55A96A" w14:textId="77777777" w:rsidTr="00F151B1">
        <w:tc>
          <w:tcPr>
            <w:tcW w:w="5813" w:type="dxa"/>
            <w:gridSpan w:val="2"/>
          </w:tcPr>
          <w:p w14:paraId="08D49F12" w14:textId="77777777" w:rsidR="00F151B1" w:rsidRPr="003952A3" w:rsidRDefault="00F151B1" w:rsidP="00FE0AB1"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จัดการผู้ใช้งาน</w:t>
            </w:r>
            <w:r>
              <w:t>(</w:t>
            </w:r>
            <w:r>
              <w:rPr>
                <w:rFonts w:hint="cs"/>
                <w:cs/>
              </w:rPr>
              <w:t>แก้ไข</w:t>
            </w:r>
            <w:r>
              <w:t>)</w:t>
            </w:r>
          </w:p>
        </w:tc>
        <w:tc>
          <w:tcPr>
            <w:tcW w:w="1842" w:type="dxa"/>
          </w:tcPr>
          <w:p w14:paraId="5FE71DC6" w14:textId="77777777" w:rsidR="00F151B1" w:rsidRPr="00AD1F05" w:rsidRDefault="00F151B1" w:rsidP="00FE0AB1">
            <w:pPr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406E2386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6148A9BD" w14:textId="77777777" w:rsidTr="00F151B1">
        <w:tc>
          <w:tcPr>
            <w:tcW w:w="5813" w:type="dxa"/>
            <w:gridSpan w:val="2"/>
          </w:tcPr>
          <w:p w14:paraId="5D512A43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0DCF359E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385F7445" w14:textId="77777777" w:rsidTr="00F151B1">
        <w:tc>
          <w:tcPr>
            <w:tcW w:w="9640" w:type="dxa"/>
            <w:gridSpan w:val="4"/>
          </w:tcPr>
          <w:p w14:paraId="3BA4B278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29B9EC52" w14:textId="77777777" w:rsidTr="00F151B1">
        <w:tc>
          <w:tcPr>
            <w:tcW w:w="9640" w:type="dxa"/>
            <w:gridSpan w:val="4"/>
          </w:tcPr>
          <w:p w14:paraId="40FC4A44" w14:textId="77777777" w:rsidR="00F151B1" w:rsidRPr="00873F58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เป็นยูสเคสที่ใช้งานสำหรับแก้ไขข้อมูลผู้ใช้งาน เมื่อมีข้อมูลที่ผิดพลาดจากการเพิ่มหรือต้องการเปลี่ยนรหัสผ่านใหม่</w:t>
            </w:r>
          </w:p>
        </w:tc>
      </w:tr>
      <w:tr w:rsidR="00F151B1" w:rsidRPr="003952A3" w14:paraId="584781B5" w14:textId="77777777" w:rsidTr="00F151B1">
        <w:tc>
          <w:tcPr>
            <w:tcW w:w="9640" w:type="dxa"/>
            <w:gridSpan w:val="4"/>
          </w:tcPr>
          <w:p w14:paraId="5CABC28E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รใช้งานสำหรับแก้ไขข้อมูลผู้ใช้งาน</w:t>
            </w:r>
          </w:p>
          <w:p w14:paraId="4453A757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0BFEF720" w14:textId="77777777" w:rsidTr="00F151B1">
        <w:tc>
          <w:tcPr>
            <w:tcW w:w="9640" w:type="dxa"/>
            <w:gridSpan w:val="4"/>
          </w:tcPr>
          <w:p w14:paraId="4A47D312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40793CF8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0624D15C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4D80730A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53CA1E73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07C9D28E" w14:textId="77777777" w:rsidTr="00F151B1">
        <w:tc>
          <w:tcPr>
            <w:tcW w:w="2552" w:type="dxa"/>
          </w:tcPr>
          <w:p w14:paraId="4F5B35D4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792CF07C" w14:textId="77777777" w:rsidR="00F151B1" w:rsidRDefault="00F151B1" w:rsidP="00FE0AB1">
            <w:r w:rsidRPr="00741D7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741D7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741D78">
              <w:t xml:space="preserve"> “SETTING” </w:t>
            </w:r>
            <w:r w:rsidRPr="00741D78">
              <w:rPr>
                <w:rFonts w:hint="cs"/>
                <w:cs/>
              </w:rPr>
              <w:t xml:space="preserve">และเลือกเมนู </w:t>
            </w:r>
            <w:r w:rsidRPr="00741D78">
              <w:t>“</w:t>
            </w:r>
            <w:r w:rsidRPr="00741D7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ผู้ใช้งาน</w:t>
            </w:r>
            <w:r w:rsidRPr="00741D78">
              <w:t>”</w:t>
            </w:r>
          </w:p>
          <w:p w14:paraId="4C12C985" w14:textId="77777777" w:rsidR="00F151B1" w:rsidRPr="00741D78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2. ต้องมีรายการผู้ใช้งาน</w:t>
            </w:r>
          </w:p>
        </w:tc>
      </w:tr>
      <w:tr w:rsidR="00F151B1" w:rsidRPr="003952A3" w14:paraId="0AD40BFC" w14:textId="77777777" w:rsidTr="00F151B1">
        <w:tc>
          <w:tcPr>
            <w:tcW w:w="2552" w:type="dxa"/>
          </w:tcPr>
          <w:p w14:paraId="649F3FE4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lastRenderedPageBreak/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4C62F168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แสดงข้อมูลรายการผู้ใช้งานที่ถูกแก้ไข</w:t>
            </w:r>
          </w:p>
        </w:tc>
      </w:tr>
      <w:tr w:rsidR="00F151B1" w:rsidRPr="003952A3" w14:paraId="5C35FC26" w14:textId="77777777" w:rsidTr="00F151B1">
        <w:tc>
          <w:tcPr>
            <w:tcW w:w="2552" w:type="dxa"/>
          </w:tcPr>
          <w:p w14:paraId="03DC76ED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3BCB144D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78D69C45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6CB54F10" w14:textId="77777777" w:rsidTr="00F151B1">
        <w:tc>
          <w:tcPr>
            <w:tcW w:w="2552" w:type="dxa"/>
          </w:tcPr>
          <w:p w14:paraId="1E172C07" w14:textId="77777777" w:rsidR="00F151B1" w:rsidRPr="003952A3" w:rsidRDefault="00F151B1" w:rsidP="00FE0AB1"/>
        </w:tc>
        <w:tc>
          <w:tcPr>
            <w:tcW w:w="3261" w:type="dxa"/>
          </w:tcPr>
          <w:p w14:paraId="7A00C36F" w14:textId="77777777" w:rsidR="00F151B1" w:rsidRPr="000A681E" w:rsidRDefault="00F151B1" w:rsidP="00FE0AB1"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0A5670B0" w14:textId="77777777" w:rsidR="00F151B1" w:rsidRDefault="00F151B1" w:rsidP="00FE0AB1">
            <w:pPr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ผู้ใช้งาน</w:t>
            </w:r>
            <w:r w:rsidRPr="000A681E">
              <w:t>”</w:t>
            </w:r>
          </w:p>
          <w:p w14:paraId="312DD10D" w14:textId="77777777" w:rsidR="00F151B1" w:rsidRPr="00741D78" w:rsidRDefault="00F151B1" w:rsidP="00FE0AB1">
            <w:pPr>
              <w:rPr>
                <w:sz w:val="24"/>
                <w:cs/>
              </w:rPr>
            </w:pPr>
            <w:r>
              <w:rPr>
                <w:szCs w:val="40"/>
              </w:rPr>
              <w:t xml:space="preserve">3. </w:t>
            </w:r>
            <w:r>
              <w:rPr>
                <w:rFonts w:hint="cs"/>
                <w:sz w:val="24"/>
                <w:cs/>
              </w:rPr>
              <w:t>กดปุ่มแก้ไขภายในตารางรายการ</w:t>
            </w:r>
            <w:r>
              <w:rPr>
                <w:rFonts w:hint="cs"/>
                <w:cs/>
              </w:rPr>
              <w:t>ผู้ใช้งาน</w:t>
            </w:r>
          </w:p>
          <w:p w14:paraId="45B9B3A4" w14:textId="77777777" w:rsidR="00F151B1" w:rsidRDefault="00F151B1" w:rsidP="00FE0AB1"/>
          <w:p w14:paraId="002D8535" w14:textId="77777777" w:rsidR="00F151B1" w:rsidRPr="00286180" w:rsidRDefault="00F151B1" w:rsidP="00FE0AB1">
            <w:pPr>
              <w:rPr>
                <w:cs/>
              </w:rPr>
            </w:pPr>
            <w:r>
              <w:t xml:space="preserve">5. </w:t>
            </w:r>
            <w:r>
              <w:rPr>
                <w:rFonts w:hint="cs"/>
                <w:cs/>
              </w:rPr>
              <w:t>แก้ไขข้อมูลของผู้ใช้งาน แล้วกดปุ่มยืนยัน</w:t>
            </w:r>
          </w:p>
        </w:tc>
        <w:tc>
          <w:tcPr>
            <w:tcW w:w="3827" w:type="dxa"/>
            <w:gridSpan w:val="2"/>
          </w:tcPr>
          <w:p w14:paraId="6D5BE192" w14:textId="77777777" w:rsidR="00F151B1" w:rsidRDefault="00F151B1" w:rsidP="00FE0AB1"/>
          <w:p w14:paraId="78E99B64" w14:textId="77777777" w:rsidR="00F151B1" w:rsidRDefault="00F151B1" w:rsidP="00FE0AB1"/>
          <w:p w14:paraId="34FB5592" w14:textId="77777777" w:rsidR="00F151B1" w:rsidRDefault="00F151B1" w:rsidP="00FE0AB1"/>
          <w:p w14:paraId="290EA0D3" w14:textId="77777777" w:rsidR="00F151B1" w:rsidRPr="00741D78" w:rsidRDefault="00F151B1" w:rsidP="00FE0AB1"/>
          <w:p w14:paraId="313C8FE0" w14:textId="77777777" w:rsidR="00F151B1" w:rsidRDefault="00F151B1" w:rsidP="00FE0AB1">
            <w:r>
              <w:rPr>
                <w:rFonts w:hint="cs"/>
                <w:cs/>
              </w:rPr>
              <w:t>4. แสดงแบบฟอร์มในการแก้ไขข้อมูล</w:t>
            </w:r>
          </w:p>
          <w:p w14:paraId="7B685A50" w14:textId="77777777" w:rsidR="00F151B1" w:rsidRDefault="00F151B1" w:rsidP="00FE0AB1"/>
          <w:p w14:paraId="6D5DBC60" w14:textId="77777777" w:rsidR="00F151B1" w:rsidRDefault="00F151B1" w:rsidP="00FE0AB1"/>
          <w:p w14:paraId="40109EE5" w14:textId="77777777" w:rsidR="00F151B1" w:rsidRDefault="00F151B1" w:rsidP="00FE0AB1">
            <w:r>
              <w:rPr>
                <w:rFonts w:hint="cs"/>
                <w:cs/>
              </w:rPr>
              <w:t>6. ทำการบันทึกข้อมูล</w:t>
            </w:r>
          </w:p>
          <w:p w14:paraId="58AC7FF2" w14:textId="77777777" w:rsidR="00F151B1" w:rsidRPr="00286180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7. แสดงรายการผู้ใช้งานที่ถูกแก้ไข</w:t>
            </w:r>
          </w:p>
        </w:tc>
      </w:tr>
      <w:tr w:rsidR="00F151B1" w:rsidRPr="003952A3" w14:paraId="7153FDF8" w14:textId="77777777" w:rsidTr="00F151B1">
        <w:tc>
          <w:tcPr>
            <w:tcW w:w="2552" w:type="dxa"/>
          </w:tcPr>
          <w:p w14:paraId="02A70517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5C7AE299" w14:textId="77777777" w:rsidR="00F151B1" w:rsidRPr="003952A3" w:rsidRDefault="00F151B1" w:rsidP="00FE0AB1">
            <w:pPr>
              <w:rPr>
                <w:cs/>
              </w:rPr>
            </w:pPr>
            <w:r>
              <w:t>-</w:t>
            </w:r>
          </w:p>
        </w:tc>
      </w:tr>
    </w:tbl>
    <w:p w14:paraId="4892B573" w14:textId="17FB1C24" w:rsidR="00F151B1" w:rsidRDefault="00F151B1" w:rsidP="00337633">
      <w:pPr>
        <w:spacing w:before="0" w:after="160"/>
        <w:jc w:val="left"/>
      </w:pPr>
    </w:p>
    <w:tbl>
      <w:tblPr>
        <w:tblStyle w:val="TableGrid"/>
        <w:tblW w:w="9640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0E9448C2" w14:textId="77777777" w:rsidTr="00F151B1">
        <w:tc>
          <w:tcPr>
            <w:tcW w:w="5813" w:type="dxa"/>
            <w:gridSpan w:val="2"/>
          </w:tcPr>
          <w:p w14:paraId="2D7FE6DE" w14:textId="77777777" w:rsidR="00F151B1" w:rsidRPr="003952A3" w:rsidRDefault="00F151B1" w:rsidP="00FE0AB1"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จัดการผู้ใช้งาน</w:t>
            </w:r>
            <w:r>
              <w:t>(</w:t>
            </w:r>
            <w:r>
              <w:rPr>
                <w:rFonts w:hint="cs"/>
                <w:cs/>
              </w:rPr>
              <w:t>ลบ</w:t>
            </w:r>
            <w:r>
              <w:t>)</w:t>
            </w:r>
          </w:p>
        </w:tc>
        <w:tc>
          <w:tcPr>
            <w:tcW w:w="1842" w:type="dxa"/>
          </w:tcPr>
          <w:p w14:paraId="1EC89350" w14:textId="77777777" w:rsidR="00F151B1" w:rsidRPr="00AD1F05" w:rsidRDefault="00F151B1" w:rsidP="00FE0AB1">
            <w:pPr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0FC8348A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2F8DA02A" w14:textId="77777777" w:rsidTr="00F151B1">
        <w:tc>
          <w:tcPr>
            <w:tcW w:w="5813" w:type="dxa"/>
            <w:gridSpan w:val="2"/>
          </w:tcPr>
          <w:p w14:paraId="69B7FDE9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5294BFC4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0C8DF080" w14:textId="77777777" w:rsidTr="00F151B1">
        <w:tc>
          <w:tcPr>
            <w:tcW w:w="9640" w:type="dxa"/>
            <w:gridSpan w:val="4"/>
          </w:tcPr>
          <w:p w14:paraId="67463C8E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682765F9" w14:textId="77777777" w:rsidTr="00F151B1">
        <w:tc>
          <w:tcPr>
            <w:tcW w:w="9640" w:type="dxa"/>
            <w:gridSpan w:val="4"/>
          </w:tcPr>
          <w:p w14:paraId="3C501AF8" w14:textId="77777777" w:rsidR="00F151B1" w:rsidRPr="00873F58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เป็นยูสเคสที่ใช้งานสำหรับลบข้อมูลผู้ใช้งาน เมื่อมีข้อมูลที่ผิดพลาดจากการเพิ่มหรือไม่ต้องการข้อมูลผู้ใช้งานนั้นแล้ว</w:t>
            </w:r>
          </w:p>
        </w:tc>
      </w:tr>
      <w:tr w:rsidR="00F151B1" w:rsidRPr="003952A3" w14:paraId="5C938614" w14:textId="77777777" w:rsidTr="00F151B1">
        <w:tc>
          <w:tcPr>
            <w:tcW w:w="9640" w:type="dxa"/>
            <w:gridSpan w:val="4"/>
          </w:tcPr>
          <w:p w14:paraId="4A7FDF0B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รใช้งานสำหรับลบข้อมูลผู้ใช้งาน</w:t>
            </w:r>
          </w:p>
          <w:p w14:paraId="269C7DD1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5D0CB11C" w14:textId="77777777" w:rsidTr="00F151B1">
        <w:tc>
          <w:tcPr>
            <w:tcW w:w="9640" w:type="dxa"/>
            <w:gridSpan w:val="4"/>
          </w:tcPr>
          <w:p w14:paraId="228B8E3A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5EDBFC31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3866DBB0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lastRenderedPageBreak/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5D06BA64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662964CB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5871362C" w14:textId="77777777" w:rsidTr="00F151B1">
        <w:tc>
          <w:tcPr>
            <w:tcW w:w="2552" w:type="dxa"/>
          </w:tcPr>
          <w:p w14:paraId="4AF3788E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lastRenderedPageBreak/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7964C350" w14:textId="77777777" w:rsidR="00F151B1" w:rsidRDefault="00F151B1" w:rsidP="00FE0AB1">
            <w:r w:rsidRPr="00741D7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741D7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741D78">
              <w:t xml:space="preserve"> “SETTING” </w:t>
            </w:r>
            <w:r w:rsidRPr="00741D78">
              <w:rPr>
                <w:rFonts w:hint="cs"/>
                <w:cs/>
              </w:rPr>
              <w:t xml:space="preserve">และเลือกเมนู </w:t>
            </w:r>
            <w:r w:rsidRPr="00741D78">
              <w:t>“</w:t>
            </w:r>
            <w:r w:rsidRPr="00741D7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ผู้ใช้งาน</w:t>
            </w:r>
            <w:r w:rsidRPr="00741D78">
              <w:t>”</w:t>
            </w:r>
          </w:p>
          <w:p w14:paraId="29A5CB33" w14:textId="77777777" w:rsidR="00F151B1" w:rsidRPr="00741D78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2. ต้องมีรายการผู้ใช้งาน</w:t>
            </w:r>
          </w:p>
        </w:tc>
      </w:tr>
      <w:tr w:rsidR="00F151B1" w:rsidRPr="003952A3" w14:paraId="4830CAF8" w14:textId="77777777" w:rsidTr="00F151B1">
        <w:tc>
          <w:tcPr>
            <w:tcW w:w="2552" w:type="dxa"/>
          </w:tcPr>
          <w:p w14:paraId="0A381D3D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25C66C2D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รายการผู้ใช้งานที่ลบถูกลบออกจากตาราง</w:t>
            </w:r>
          </w:p>
        </w:tc>
      </w:tr>
      <w:tr w:rsidR="00F151B1" w:rsidRPr="003952A3" w14:paraId="24495F80" w14:textId="77777777" w:rsidTr="00F151B1">
        <w:tc>
          <w:tcPr>
            <w:tcW w:w="2552" w:type="dxa"/>
          </w:tcPr>
          <w:p w14:paraId="12E77705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54CDB602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72CC5798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2039A77F" w14:textId="77777777" w:rsidTr="00F151B1">
        <w:tc>
          <w:tcPr>
            <w:tcW w:w="2552" w:type="dxa"/>
          </w:tcPr>
          <w:p w14:paraId="2DE17FF4" w14:textId="77777777" w:rsidR="00F151B1" w:rsidRPr="003952A3" w:rsidRDefault="00F151B1" w:rsidP="00FE0AB1"/>
        </w:tc>
        <w:tc>
          <w:tcPr>
            <w:tcW w:w="3261" w:type="dxa"/>
          </w:tcPr>
          <w:p w14:paraId="3EF66DEF" w14:textId="77777777" w:rsidR="00F151B1" w:rsidRPr="000A681E" w:rsidRDefault="00F151B1" w:rsidP="00FE0AB1"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0EE44FCE" w14:textId="77777777" w:rsidR="00F151B1" w:rsidRDefault="00F151B1" w:rsidP="00FE0AB1">
            <w:pPr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ผู้ใช้งาน</w:t>
            </w:r>
            <w:r w:rsidRPr="000A681E">
              <w:t>”</w:t>
            </w:r>
          </w:p>
          <w:p w14:paraId="67D64D7A" w14:textId="77777777" w:rsidR="00F151B1" w:rsidRPr="00741D78" w:rsidRDefault="00F151B1" w:rsidP="00FE0AB1">
            <w:pPr>
              <w:rPr>
                <w:sz w:val="24"/>
                <w:cs/>
              </w:rPr>
            </w:pPr>
            <w:r>
              <w:rPr>
                <w:szCs w:val="40"/>
              </w:rPr>
              <w:t xml:space="preserve">3. </w:t>
            </w:r>
            <w:r>
              <w:rPr>
                <w:rFonts w:hint="cs"/>
                <w:sz w:val="24"/>
                <w:cs/>
              </w:rPr>
              <w:t>กดปุ่มลบภายในตารางรายการ</w:t>
            </w:r>
            <w:r>
              <w:rPr>
                <w:rFonts w:hint="cs"/>
                <w:cs/>
              </w:rPr>
              <w:t>ผู้ใช้งาน</w:t>
            </w:r>
          </w:p>
          <w:p w14:paraId="236731A4" w14:textId="77777777" w:rsidR="00F151B1" w:rsidRDefault="00F151B1" w:rsidP="00FE0AB1"/>
          <w:p w14:paraId="48E81EC5" w14:textId="77777777" w:rsidR="00F151B1" w:rsidRPr="00286180" w:rsidRDefault="00F151B1" w:rsidP="00FE0AB1">
            <w:pPr>
              <w:rPr>
                <w:cs/>
              </w:rPr>
            </w:pPr>
            <w:r>
              <w:t xml:space="preserve">5. </w:t>
            </w:r>
            <w:r>
              <w:rPr>
                <w:rFonts w:hint="cs"/>
                <w:cs/>
              </w:rPr>
              <w:t>กดปุ่มยืนยัน</w:t>
            </w:r>
          </w:p>
        </w:tc>
        <w:tc>
          <w:tcPr>
            <w:tcW w:w="3827" w:type="dxa"/>
            <w:gridSpan w:val="2"/>
          </w:tcPr>
          <w:p w14:paraId="0BF13C45" w14:textId="77777777" w:rsidR="00F151B1" w:rsidRDefault="00F151B1" w:rsidP="00FE0AB1"/>
          <w:p w14:paraId="40A1C83B" w14:textId="77777777" w:rsidR="00F151B1" w:rsidRDefault="00F151B1" w:rsidP="00FE0AB1"/>
          <w:p w14:paraId="198B5CDF" w14:textId="77777777" w:rsidR="00F151B1" w:rsidRDefault="00F151B1" w:rsidP="00FE0AB1"/>
          <w:p w14:paraId="12769DE6" w14:textId="77777777" w:rsidR="00F151B1" w:rsidRPr="00741D78" w:rsidRDefault="00F151B1" w:rsidP="00FE0AB1"/>
          <w:p w14:paraId="6B942D96" w14:textId="77777777" w:rsidR="00F151B1" w:rsidRDefault="00F151B1" w:rsidP="00FE0AB1">
            <w:r>
              <w:rPr>
                <w:rFonts w:hint="cs"/>
                <w:cs/>
              </w:rPr>
              <w:t>4. แสดงการแจ้งเตือนเพื่อยืนยันการลบ</w:t>
            </w:r>
          </w:p>
          <w:p w14:paraId="2EA5B3B4" w14:textId="77777777" w:rsidR="00F151B1" w:rsidRDefault="00F151B1" w:rsidP="00FE0AB1"/>
          <w:p w14:paraId="25EBBC8F" w14:textId="77777777" w:rsidR="00F151B1" w:rsidRDefault="00F151B1" w:rsidP="00FE0AB1">
            <w:r>
              <w:rPr>
                <w:rFonts w:hint="cs"/>
                <w:cs/>
              </w:rPr>
              <w:t>6. ทำการบันทึกข้อมูล</w:t>
            </w:r>
          </w:p>
          <w:p w14:paraId="5FAD8E51" w14:textId="77777777" w:rsidR="00F151B1" w:rsidRPr="00286180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7. รายการผู้ใช้งานที่ลบถูกลบออกจากตาราง</w:t>
            </w:r>
          </w:p>
        </w:tc>
      </w:tr>
      <w:tr w:rsidR="00F151B1" w:rsidRPr="003952A3" w14:paraId="7DE2D2AC" w14:textId="77777777" w:rsidTr="00F151B1">
        <w:tc>
          <w:tcPr>
            <w:tcW w:w="2552" w:type="dxa"/>
          </w:tcPr>
          <w:p w14:paraId="5EDB8675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26C20FBF" w14:textId="77777777" w:rsidR="00F151B1" w:rsidRPr="003952A3" w:rsidRDefault="00F151B1" w:rsidP="00FE0AB1">
            <w:pPr>
              <w:rPr>
                <w:cs/>
              </w:rPr>
            </w:pPr>
            <w:r>
              <w:t>-</w:t>
            </w:r>
          </w:p>
        </w:tc>
      </w:tr>
      <w:tr w:rsidR="00F151B1" w:rsidRPr="003952A3" w14:paraId="1B7B190B" w14:textId="77777777" w:rsidTr="00F151B1">
        <w:tc>
          <w:tcPr>
            <w:tcW w:w="5813" w:type="dxa"/>
            <w:gridSpan w:val="2"/>
          </w:tcPr>
          <w:p w14:paraId="1B533377" w14:textId="77777777" w:rsidR="00F151B1" w:rsidRPr="003952A3" w:rsidRDefault="00F151B1" w:rsidP="00FE0AB1"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จัดการผู้ใช้งาน</w:t>
            </w:r>
            <w:r>
              <w:t>(</w:t>
            </w:r>
            <w:r>
              <w:rPr>
                <w:rFonts w:hint="cs"/>
                <w:cs/>
              </w:rPr>
              <w:t>ลบ</w:t>
            </w:r>
            <w:r>
              <w:t>)</w:t>
            </w:r>
          </w:p>
        </w:tc>
        <w:tc>
          <w:tcPr>
            <w:tcW w:w="1842" w:type="dxa"/>
          </w:tcPr>
          <w:p w14:paraId="61EA201D" w14:textId="77777777" w:rsidR="00F151B1" w:rsidRPr="00AD1F05" w:rsidRDefault="00F151B1" w:rsidP="00FE0AB1">
            <w:pPr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6DDEE81A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7816A814" w14:textId="77777777" w:rsidTr="00F151B1">
        <w:tc>
          <w:tcPr>
            <w:tcW w:w="5813" w:type="dxa"/>
            <w:gridSpan w:val="2"/>
          </w:tcPr>
          <w:p w14:paraId="5C7C8E8A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31753247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2AE5406A" w14:textId="77777777" w:rsidTr="00F151B1">
        <w:tc>
          <w:tcPr>
            <w:tcW w:w="9640" w:type="dxa"/>
            <w:gridSpan w:val="4"/>
          </w:tcPr>
          <w:p w14:paraId="183B02C0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654A642B" w14:textId="77777777" w:rsidTr="00F151B1">
        <w:tc>
          <w:tcPr>
            <w:tcW w:w="9640" w:type="dxa"/>
            <w:gridSpan w:val="4"/>
          </w:tcPr>
          <w:p w14:paraId="37E4F2FB" w14:textId="77777777" w:rsidR="00F151B1" w:rsidRPr="00873F58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เป็นยูสเคสที่ใช้งานสำหรับลบข้อมูลผู้ใช้งาน เมื่อมีข้อมูลที่ผิดพลาดจากการเพิ่มหรือไม่ต้องการข้อมูลผู้ใช้งานนั้นแล้ว</w:t>
            </w:r>
          </w:p>
        </w:tc>
      </w:tr>
      <w:tr w:rsidR="00F151B1" w:rsidRPr="003952A3" w14:paraId="36E4F94F" w14:textId="77777777" w:rsidTr="00F151B1">
        <w:tc>
          <w:tcPr>
            <w:tcW w:w="9640" w:type="dxa"/>
            <w:gridSpan w:val="4"/>
          </w:tcPr>
          <w:p w14:paraId="71F1AF6B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lastRenderedPageBreak/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รใช้งานสำหรับลบข้อมูลผู้ใช้งาน</w:t>
            </w:r>
          </w:p>
          <w:p w14:paraId="5FE387FE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6FF190E0" w14:textId="77777777" w:rsidTr="00F151B1">
        <w:tc>
          <w:tcPr>
            <w:tcW w:w="9640" w:type="dxa"/>
            <w:gridSpan w:val="4"/>
          </w:tcPr>
          <w:p w14:paraId="093D23F8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09999386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63BD3885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6D2E3309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2068CF9E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76785597" w14:textId="77777777" w:rsidTr="00F151B1">
        <w:tc>
          <w:tcPr>
            <w:tcW w:w="2552" w:type="dxa"/>
          </w:tcPr>
          <w:p w14:paraId="214FCF39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0DCD7C47" w14:textId="77777777" w:rsidR="00F151B1" w:rsidRDefault="00F151B1" w:rsidP="00FE0AB1">
            <w:r w:rsidRPr="00741D7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741D7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741D78">
              <w:t xml:space="preserve"> “SETTING” </w:t>
            </w:r>
            <w:r w:rsidRPr="00741D78">
              <w:rPr>
                <w:rFonts w:hint="cs"/>
                <w:cs/>
              </w:rPr>
              <w:t xml:space="preserve">และเลือกเมนู </w:t>
            </w:r>
            <w:r w:rsidRPr="00741D78">
              <w:t>“</w:t>
            </w:r>
            <w:r w:rsidRPr="00741D7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ผู้ใช้งาน</w:t>
            </w:r>
            <w:r w:rsidRPr="00741D78">
              <w:t>”</w:t>
            </w:r>
          </w:p>
          <w:p w14:paraId="1F25569C" w14:textId="77777777" w:rsidR="00F151B1" w:rsidRPr="00741D78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2. ต้องมีรายการผู้ใช้งาน</w:t>
            </w:r>
          </w:p>
        </w:tc>
      </w:tr>
      <w:tr w:rsidR="00F151B1" w:rsidRPr="003952A3" w14:paraId="3BBCEFAC" w14:textId="77777777" w:rsidTr="00F151B1">
        <w:tc>
          <w:tcPr>
            <w:tcW w:w="2552" w:type="dxa"/>
          </w:tcPr>
          <w:p w14:paraId="01788788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07F421AF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รายการผู้ใช้งานที่ลบถูกลบออกจากตาราง</w:t>
            </w:r>
          </w:p>
        </w:tc>
      </w:tr>
      <w:tr w:rsidR="00F151B1" w:rsidRPr="003952A3" w14:paraId="4A5F030E" w14:textId="77777777" w:rsidTr="00F151B1">
        <w:tc>
          <w:tcPr>
            <w:tcW w:w="2552" w:type="dxa"/>
          </w:tcPr>
          <w:p w14:paraId="5A436832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67012C11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33046337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0C28C942" w14:textId="77777777" w:rsidTr="00F151B1">
        <w:tc>
          <w:tcPr>
            <w:tcW w:w="2552" w:type="dxa"/>
          </w:tcPr>
          <w:p w14:paraId="3A051444" w14:textId="77777777" w:rsidR="00F151B1" w:rsidRPr="003952A3" w:rsidRDefault="00F151B1" w:rsidP="00FE0AB1"/>
        </w:tc>
        <w:tc>
          <w:tcPr>
            <w:tcW w:w="3261" w:type="dxa"/>
          </w:tcPr>
          <w:p w14:paraId="6FE748EC" w14:textId="77777777" w:rsidR="00F151B1" w:rsidRPr="000A681E" w:rsidRDefault="00F151B1" w:rsidP="00FE0AB1"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16E565DF" w14:textId="77777777" w:rsidR="00F151B1" w:rsidRDefault="00F151B1" w:rsidP="00FE0AB1">
            <w:pPr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ผู้ใช้งาน</w:t>
            </w:r>
            <w:r w:rsidRPr="000A681E">
              <w:t>”</w:t>
            </w:r>
          </w:p>
          <w:p w14:paraId="7981D148" w14:textId="77777777" w:rsidR="00F151B1" w:rsidRPr="00741D78" w:rsidRDefault="00F151B1" w:rsidP="00FE0AB1">
            <w:pPr>
              <w:rPr>
                <w:sz w:val="24"/>
                <w:cs/>
              </w:rPr>
            </w:pPr>
            <w:r>
              <w:rPr>
                <w:szCs w:val="40"/>
              </w:rPr>
              <w:t xml:space="preserve">3. </w:t>
            </w:r>
            <w:r>
              <w:rPr>
                <w:rFonts w:hint="cs"/>
                <w:sz w:val="24"/>
                <w:cs/>
              </w:rPr>
              <w:t>กดปุ่มลบภายในตารางรายการ</w:t>
            </w:r>
            <w:r>
              <w:rPr>
                <w:rFonts w:hint="cs"/>
                <w:cs/>
              </w:rPr>
              <w:t>ผู้ใช้งาน</w:t>
            </w:r>
          </w:p>
          <w:p w14:paraId="0446BCFB" w14:textId="77777777" w:rsidR="00F151B1" w:rsidRDefault="00F151B1" w:rsidP="00FE0AB1"/>
          <w:p w14:paraId="28CCAC8C" w14:textId="77777777" w:rsidR="00F151B1" w:rsidRPr="00286180" w:rsidRDefault="00F151B1" w:rsidP="00FE0AB1">
            <w:pPr>
              <w:rPr>
                <w:cs/>
              </w:rPr>
            </w:pPr>
            <w:r>
              <w:t xml:space="preserve">5. </w:t>
            </w:r>
            <w:r>
              <w:rPr>
                <w:rFonts w:hint="cs"/>
                <w:cs/>
              </w:rPr>
              <w:t>กดปุ่มยืนยัน</w:t>
            </w:r>
          </w:p>
        </w:tc>
        <w:tc>
          <w:tcPr>
            <w:tcW w:w="3827" w:type="dxa"/>
            <w:gridSpan w:val="2"/>
          </w:tcPr>
          <w:p w14:paraId="4F0435A6" w14:textId="77777777" w:rsidR="00F151B1" w:rsidRDefault="00F151B1" w:rsidP="00FE0AB1"/>
          <w:p w14:paraId="6F8B0362" w14:textId="77777777" w:rsidR="00F151B1" w:rsidRDefault="00F151B1" w:rsidP="00FE0AB1"/>
          <w:p w14:paraId="430DBDE3" w14:textId="77777777" w:rsidR="00F151B1" w:rsidRDefault="00F151B1" w:rsidP="00FE0AB1"/>
          <w:p w14:paraId="013A8DE7" w14:textId="77777777" w:rsidR="00F151B1" w:rsidRPr="00741D78" w:rsidRDefault="00F151B1" w:rsidP="00FE0AB1"/>
          <w:p w14:paraId="3E6281A1" w14:textId="77777777" w:rsidR="00F151B1" w:rsidRDefault="00F151B1" w:rsidP="00FE0AB1">
            <w:r>
              <w:rPr>
                <w:rFonts w:hint="cs"/>
                <w:cs/>
              </w:rPr>
              <w:t>4. แสดงการแจ้งเตือนเพื่อยืนยันการลบ</w:t>
            </w:r>
          </w:p>
          <w:p w14:paraId="6413C57E" w14:textId="77777777" w:rsidR="00F151B1" w:rsidRDefault="00F151B1" w:rsidP="00FE0AB1"/>
          <w:p w14:paraId="658C6D6E" w14:textId="77777777" w:rsidR="00F151B1" w:rsidRDefault="00F151B1" w:rsidP="00FE0AB1">
            <w:r>
              <w:rPr>
                <w:rFonts w:hint="cs"/>
                <w:cs/>
              </w:rPr>
              <w:t>6. ทำการบันทึกข้อมูล</w:t>
            </w:r>
          </w:p>
          <w:p w14:paraId="574EFC10" w14:textId="77777777" w:rsidR="00F151B1" w:rsidRPr="00286180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7. รายการผู้ใช้งานที่ลบถูกลบออกจากตาราง</w:t>
            </w:r>
          </w:p>
        </w:tc>
      </w:tr>
      <w:tr w:rsidR="00F151B1" w:rsidRPr="003952A3" w14:paraId="372EA760" w14:textId="77777777" w:rsidTr="00F151B1">
        <w:tc>
          <w:tcPr>
            <w:tcW w:w="2552" w:type="dxa"/>
          </w:tcPr>
          <w:p w14:paraId="13BD9B7B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6C02817E" w14:textId="77777777" w:rsidR="00F151B1" w:rsidRPr="003952A3" w:rsidRDefault="00F151B1" w:rsidP="00FE0AB1">
            <w:pPr>
              <w:rPr>
                <w:cs/>
              </w:rPr>
            </w:pPr>
            <w:r>
              <w:t>-</w:t>
            </w:r>
          </w:p>
        </w:tc>
      </w:tr>
    </w:tbl>
    <w:p w14:paraId="1773557E" w14:textId="0071969E" w:rsidR="00F151B1" w:rsidRDefault="00F151B1" w:rsidP="00337633">
      <w:pPr>
        <w:spacing w:before="0" w:after="160"/>
        <w:jc w:val="left"/>
      </w:pP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1F785908" w14:textId="77777777" w:rsidTr="00FE0AB1">
        <w:tc>
          <w:tcPr>
            <w:tcW w:w="5813" w:type="dxa"/>
            <w:gridSpan w:val="2"/>
          </w:tcPr>
          <w:p w14:paraId="0ED71C15" w14:textId="77777777" w:rsidR="00F151B1" w:rsidRPr="003952A3" w:rsidRDefault="00F151B1" w:rsidP="00FE0AB1">
            <w:r w:rsidRPr="003952A3">
              <w:rPr>
                <w:rFonts w:hint="cs"/>
                <w:b/>
                <w:bCs/>
                <w:cs/>
              </w:rPr>
              <w:lastRenderedPageBreak/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จัดการวันหยุด</w:t>
            </w:r>
            <w:r>
              <w:t>(</w:t>
            </w:r>
            <w:r>
              <w:rPr>
                <w:rFonts w:hint="cs"/>
                <w:cs/>
              </w:rPr>
              <w:t>เพิ่ม</w:t>
            </w:r>
            <w:r>
              <w:t>)</w:t>
            </w:r>
          </w:p>
        </w:tc>
        <w:tc>
          <w:tcPr>
            <w:tcW w:w="1842" w:type="dxa"/>
          </w:tcPr>
          <w:p w14:paraId="6D5CF837" w14:textId="77777777" w:rsidR="00F151B1" w:rsidRPr="00AD1F05" w:rsidRDefault="00F151B1" w:rsidP="00FE0AB1">
            <w:pPr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22AB44BA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21772F80" w14:textId="77777777" w:rsidTr="00FE0AB1">
        <w:tc>
          <w:tcPr>
            <w:tcW w:w="5813" w:type="dxa"/>
            <w:gridSpan w:val="2"/>
          </w:tcPr>
          <w:p w14:paraId="66FC49FE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77AF770D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09E944AA" w14:textId="77777777" w:rsidTr="00FE0AB1">
        <w:tc>
          <w:tcPr>
            <w:tcW w:w="9640" w:type="dxa"/>
            <w:gridSpan w:val="4"/>
          </w:tcPr>
          <w:p w14:paraId="74660C0D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5D7292AD" w14:textId="77777777" w:rsidTr="00FE0AB1">
        <w:tc>
          <w:tcPr>
            <w:tcW w:w="9640" w:type="dxa"/>
            <w:gridSpan w:val="4"/>
          </w:tcPr>
          <w:p w14:paraId="54FBDDA3" w14:textId="77777777" w:rsidR="00F151B1" w:rsidRPr="00873F58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เป็นยูสเคสที่ใช้งานสำหรับเพิ่มรายการวันหยุดเข้าสู่ระบบ</w:t>
            </w:r>
          </w:p>
        </w:tc>
      </w:tr>
      <w:tr w:rsidR="00F151B1" w:rsidRPr="003952A3" w14:paraId="00EDF2F9" w14:textId="77777777" w:rsidTr="00FE0AB1">
        <w:tc>
          <w:tcPr>
            <w:tcW w:w="9640" w:type="dxa"/>
            <w:gridSpan w:val="4"/>
          </w:tcPr>
          <w:p w14:paraId="0F71D63C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รใช้งานสำหรับเพิ่มรายการวันหยุดเข้าสู่ระบบ</w:t>
            </w:r>
          </w:p>
          <w:p w14:paraId="1D34780B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0D59DF2E" w14:textId="77777777" w:rsidTr="00FE0AB1">
        <w:tc>
          <w:tcPr>
            <w:tcW w:w="9640" w:type="dxa"/>
            <w:gridSpan w:val="4"/>
          </w:tcPr>
          <w:p w14:paraId="438EFE0B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5FB4BFB1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342ACA7C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68A6C113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6049E16C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3232E5E6" w14:textId="77777777" w:rsidTr="00FE0AB1">
        <w:tc>
          <w:tcPr>
            <w:tcW w:w="2552" w:type="dxa"/>
          </w:tcPr>
          <w:p w14:paraId="4BD38D40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0DDEAA2B" w14:textId="77777777" w:rsidR="00F151B1" w:rsidRPr="0097112E" w:rsidRDefault="00F151B1" w:rsidP="00FE0AB1">
            <w:pPr>
              <w:rPr>
                <w:cs/>
              </w:rPr>
            </w:pPr>
            <w:r w:rsidRPr="00B1375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B13758">
              <w:t xml:space="preserve"> “</w:t>
            </w:r>
            <w:r>
              <w:t>SETTING</w:t>
            </w:r>
            <w:r w:rsidRPr="00B13758">
              <w:t xml:space="preserve">” </w:t>
            </w:r>
            <w:r w:rsidRPr="00B13758">
              <w:rPr>
                <w:rFonts w:hint="cs"/>
                <w:cs/>
              </w:rPr>
              <w:t xml:space="preserve">และเลือกเมนู </w:t>
            </w:r>
            <w:r w:rsidRPr="00B13758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วันหยุด</w:t>
            </w:r>
            <w:r w:rsidRPr="00B13758">
              <w:t>”</w:t>
            </w:r>
          </w:p>
        </w:tc>
      </w:tr>
      <w:tr w:rsidR="00F151B1" w:rsidRPr="003952A3" w14:paraId="068D43D9" w14:textId="77777777" w:rsidTr="00FE0AB1">
        <w:tc>
          <w:tcPr>
            <w:tcW w:w="2552" w:type="dxa"/>
          </w:tcPr>
          <w:p w14:paraId="65AA7DD2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58A9D640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แสดงข้อมูลรายการวันหยุดที่ถูกเพิ่มใหม่</w:t>
            </w:r>
          </w:p>
        </w:tc>
      </w:tr>
      <w:tr w:rsidR="00F151B1" w:rsidRPr="003952A3" w14:paraId="09F8CA6F" w14:textId="77777777" w:rsidTr="00FE0AB1">
        <w:tc>
          <w:tcPr>
            <w:tcW w:w="2552" w:type="dxa"/>
          </w:tcPr>
          <w:p w14:paraId="74709333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1DCC14A6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3940E75E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7F5DCD14" w14:textId="77777777" w:rsidTr="00FE0AB1">
        <w:tc>
          <w:tcPr>
            <w:tcW w:w="2552" w:type="dxa"/>
          </w:tcPr>
          <w:p w14:paraId="287AAA2A" w14:textId="77777777" w:rsidR="00F151B1" w:rsidRPr="003952A3" w:rsidRDefault="00F151B1" w:rsidP="00FE0AB1"/>
        </w:tc>
        <w:tc>
          <w:tcPr>
            <w:tcW w:w="3261" w:type="dxa"/>
          </w:tcPr>
          <w:p w14:paraId="04DEDCB0" w14:textId="77777777" w:rsidR="00F151B1" w:rsidRPr="000A681E" w:rsidRDefault="00F151B1" w:rsidP="00FE0AB1"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74C4EDBA" w14:textId="77777777" w:rsidR="00F151B1" w:rsidRDefault="00F151B1" w:rsidP="00FE0AB1">
            <w:pPr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วันหยุด</w:t>
            </w:r>
            <w:r w:rsidRPr="000A681E">
              <w:t>”</w:t>
            </w:r>
          </w:p>
          <w:p w14:paraId="41E0F5B3" w14:textId="77777777" w:rsidR="00F151B1" w:rsidRDefault="00F151B1" w:rsidP="00FE0AB1">
            <w:pPr>
              <w:rPr>
                <w:szCs w:val="40"/>
              </w:rPr>
            </w:pPr>
            <w:r>
              <w:rPr>
                <w:szCs w:val="40"/>
              </w:rPr>
              <w:t xml:space="preserve">3. </w:t>
            </w:r>
            <w:r w:rsidRPr="00CE31A7">
              <w:rPr>
                <w:rFonts w:hint="cs"/>
                <w:sz w:val="24"/>
                <w:cs/>
              </w:rPr>
              <w:t>กรอกข้อมูล</w:t>
            </w:r>
            <w:r>
              <w:rPr>
                <w:rFonts w:hint="cs"/>
                <w:cs/>
              </w:rPr>
              <w:t>วันหยุดแล้วกดปุ่มยืนยัน</w:t>
            </w:r>
          </w:p>
          <w:p w14:paraId="6E3EBB0D" w14:textId="77777777" w:rsidR="00F151B1" w:rsidRPr="00286180" w:rsidRDefault="00F151B1" w:rsidP="00FE0AB1">
            <w:pPr>
              <w:rPr>
                <w:cs/>
              </w:rPr>
            </w:pPr>
          </w:p>
        </w:tc>
        <w:tc>
          <w:tcPr>
            <w:tcW w:w="3827" w:type="dxa"/>
            <w:gridSpan w:val="2"/>
          </w:tcPr>
          <w:p w14:paraId="779AD88E" w14:textId="77777777" w:rsidR="00F151B1" w:rsidRDefault="00F151B1" w:rsidP="00FE0AB1"/>
          <w:p w14:paraId="0A72C317" w14:textId="77777777" w:rsidR="00F151B1" w:rsidRDefault="00F151B1" w:rsidP="00FE0AB1"/>
          <w:p w14:paraId="6FB2F470" w14:textId="77777777" w:rsidR="00F151B1" w:rsidRDefault="00F151B1" w:rsidP="00FE0AB1"/>
          <w:p w14:paraId="3F585789" w14:textId="77777777" w:rsidR="00F151B1" w:rsidRDefault="00F151B1" w:rsidP="00FE0AB1"/>
          <w:p w14:paraId="3B22FD82" w14:textId="77777777" w:rsidR="00F151B1" w:rsidRDefault="00F151B1" w:rsidP="00FE0AB1"/>
          <w:p w14:paraId="48643CCB" w14:textId="77777777" w:rsidR="00F151B1" w:rsidRDefault="00F151B1" w:rsidP="00FE0AB1">
            <w:r>
              <w:rPr>
                <w:rFonts w:hint="cs"/>
                <w:cs/>
              </w:rPr>
              <w:t>4. ทำการบันทึกข้อมูล</w:t>
            </w:r>
          </w:p>
          <w:p w14:paraId="487D060C" w14:textId="77777777" w:rsidR="00F151B1" w:rsidRPr="00286180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5. แสดงรายการวันหยุดที่ถูกเพิ่มใหม่</w:t>
            </w:r>
          </w:p>
        </w:tc>
      </w:tr>
      <w:tr w:rsidR="00F151B1" w:rsidRPr="003952A3" w14:paraId="31845535" w14:textId="77777777" w:rsidTr="00FE0AB1">
        <w:tc>
          <w:tcPr>
            <w:tcW w:w="2552" w:type="dxa"/>
          </w:tcPr>
          <w:p w14:paraId="4C91667C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lastRenderedPageBreak/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01158462" w14:textId="77777777" w:rsidR="00F151B1" w:rsidRPr="003952A3" w:rsidRDefault="00F151B1" w:rsidP="00FE0AB1">
            <w:pPr>
              <w:rPr>
                <w:cs/>
              </w:rPr>
            </w:pPr>
            <w:r>
              <w:t xml:space="preserve">3. </w:t>
            </w:r>
            <w:r>
              <w:rPr>
                <w:rFonts w:hint="cs"/>
                <w:cs/>
              </w:rPr>
              <w:t>กรอกข้อมูลไม่ครบ ระบบจะไม่ดำเนินการต่อ</w:t>
            </w:r>
          </w:p>
        </w:tc>
      </w:tr>
    </w:tbl>
    <w:p w14:paraId="20ABCD91" w14:textId="168BF609" w:rsidR="00F151B1" w:rsidRDefault="00F151B1" w:rsidP="00337633">
      <w:pPr>
        <w:spacing w:before="0" w:after="160"/>
        <w:jc w:val="left"/>
      </w:pP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707B648C" w14:textId="77777777" w:rsidTr="00FE0AB1">
        <w:tc>
          <w:tcPr>
            <w:tcW w:w="5813" w:type="dxa"/>
            <w:gridSpan w:val="2"/>
          </w:tcPr>
          <w:p w14:paraId="12D2B39D" w14:textId="77777777" w:rsidR="00F151B1" w:rsidRPr="003952A3" w:rsidRDefault="00F151B1" w:rsidP="00FE0AB1"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วันหยุด</w:t>
            </w:r>
            <w:r>
              <w:t>(</w:t>
            </w:r>
            <w:r>
              <w:rPr>
                <w:rFonts w:hint="cs"/>
                <w:cs/>
              </w:rPr>
              <w:t>ลบ</w:t>
            </w:r>
            <w:r>
              <w:t>)</w:t>
            </w:r>
          </w:p>
        </w:tc>
        <w:tc>
          <w:tcPr>
            <w:tcW w:w="1842" w:type="dxa"/>
          </w:tcPr>
          <w:p w14:paraId="38415166" w14:textId="77777777" w:rsidR="00F151B1" w:rsidRPr="00AD1F05" w:rsidRDefault="00F151B1" w:rsidP="00FE0AB1">
            <w:pPr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3CDC74D8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1C9B3773" w14:textId="77777777" w:rsidTr="00FE0AB1">
        <w:tc>
          <w:tcPr>
            <w:tcW w:w="5813" w:type="dxa"/>
            <w:gridSpan w:val="2"/>
          </w:tcPr>
          <w:p w14:paraId="48CD4625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0608D9E1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7FFD2DD9" w14:textId="77777777" w:rsidTr="00FE0AB1">
        <w:tc>
          <w:tcPr>
            <w:tcW w:w="9640" w:type="dxa"/>
            <w:gridSpan w:val="4"/>
          </w:tcPr>
          <w:p w14:paraId="09AAFEC9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34C76E81" w14:textId="77777777" w:rsidTr="00FE0AB1">
        <w:tc>
          <w:tcPr>
            <w:tcW w:w="9640" w:type="dxa"/>
            <w:gridSpan w:val="4"/>
          </w:tcPr>
          <w:p w14:paraId="2ED4CCF4" w14:textId="77777777" w:rsidR="00F151B1" w:rsidRPr="00873F58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เป็นยูสเคสที่ใช้งานสำหรับลบข้อมูล</w:t>
            </w:r>
            <w:r>
              <w:rPr>
                <w:cs/>
              </w:rPr>
              <w:t>วันหยุด</w:t>
            </w:r>
            <w:r>
              <w:rPr>
                <w:rFonts w:hint="cs"/>
                <w:cs/>
              </w:rPr>
              <w:t xml:space="preserve"> เมื่อมีข้อมูลที่ผิดพลาดจากการเพิ่มหรือไม่ต้องการข้อมูล</w:t>
            </w:r>
            <w:r>
              <w:rPr>
                <w:cs/>
              </w:rPr>
              <w:t>วันหยุด</w:t>
            </w:r>
            <w:r>
              <w:rPr>
                <w:rFonts w:hint="cs"/>
                <w:cs/>
              </w:rPr>
              <w:t>นั้นแล้ว</w:t>
            </w:r>
          </w:p>
        </w:tc>
      </w:tr>
      <w:tr w:rsidR="00F151B1" w:rsidRPr="003952A3" w14:paraId="3B1FB31E" w14:textId="77777777" w:rsidTr="00FE0AB1">
        <w:tc>
          <w:tcPr>
            <w:tcW w:w="9640" w:type="dxa"/>
            <w:gridSpan w:val="4"/>
          </w:tcPr>
          <w:p w14:paraId="61E717BD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รใช้งานสำหรับลบข้อมูล</w:t>
            </w:r>
            <w:r>
              <w:rPr>
                <w:cs/>
              </w:rPr>
              <w:t>วันหยุด</w:t>
            </w:r>
          </w:p>
          <w:p w14:paraId="7986956F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1F2D6E9B" w14:textId="77777777" w:rsidTr="00FE0AB1">
        <w:tc>
          <w:tcPr>
            <w:tcW w:w="9640" w:type="dxa"/>
            <w:gridSpan w:val="4"/>
          </w:tcPr>
          <w:p w14:paraId="4A276009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639C26D0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7889E8D4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5DB6031A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2AA1E07A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537E7DDD" w14:textId="77777777" w:rsidTr="00FE0AB1">
        <w:tc>
          <w:tcPr>
            <w:tcW w:w="2552" w:type="dxa"/>
          </w:tcPr>
          <w:p w14:paraId="2CF8F252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65750E9A" w14:textId="77777777" w:rsidR="00F151B1" w:rsidRDefault="00F151B1" w:rsidP="00FE0AB1">
            <w:r w:rsidRPr="00741D7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741D7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741D78">
              <w:t xml:space="preserve"> “SETTING” </w:t>
            </w:r>
            <w:r w:rsidRPr="00741D78">
              <w:rPr>
                <w:rFonts w:hint="cs"/>
                <w:cs/>
              </w:rPr>
              <w:t xml:space="preserve">และเลือกเมนู </w:t>
            </w:r>
            <w:r w:rsidRPr="00741D78">
              <w:t>“</w:t>
            </w:r>
            <w:r w:rsidRPr="00741D78"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วันหยุด</w:t>
            </w:r>
            <w:r w:rsidRPr="00741D78">
              <w:t>”</w:t>
            </w:r>
          </w:p>
          <w:p w14:paraId="56BE097A" w14:textId="77777777" w:rsidR="00F151B1" w:rsidRPr="00741D78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2. ต้องมีรายการ</w:t>
            </w:r>
            <w:r>
              <w:rPr>
                <w:cs/>
              </w:rPr>
              <w:t>วันหยุด</w:t>
            </w:r>
          </w:p>
        </w:tc>
      </w:tr>
      <w:tr w:rsidR="00F151B1" w:rsidRPr="003952A3" w14:paraId="125B34D8" w14:textId="77777777" w:rsidTr="00FE0AB1">
        <w:tc>
          <w:tcPr>
            <w:tcW w:w="2552" w:type="dxa"/>
          </w:tcPr>
          <w:p w14:paraId="36AF5A62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002B25F1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รายการ</w:t>
            </w:r>
            <w:r>
              <w:rPr>
                <w:cs/>
              </w:rPr>
              <w:t>วันหยุด</w:t>
            </w:r>
            <w:r>
              <w:rPr>
                <w:rFonts w:hint="cs"/>
                <w:cs/>
              </w:rPr>
              <w:t>ที่ลบถูกลบออกจากตาราง</w:t>
            </w:r>
          </w:p>
        </w:tc>
      </w:tr>
      <w:tr w:rsidR="00F151B1" w:rsidRPr="003952A3" w14:paraId="4B707EF9" w14:textId="77777777" w:rsidTr="00FE0AB1">
        <w:tc>
          <w:tcPr>
            <w:tcW w:w="2552" w:type="dxa"/>
          </w:tcPr>
          <w:p w14:paraId="5006EEFA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350AD0FB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7B000944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6B35D702" w14:textId="77777777" w:rsidTr="00FE0AB1">
        <w:tc>
          <w:tcPr>
            <w:tcW w:w="2552" w:type="dxa"/>
          </w:tcPr>
          <w:p w14:paraId="35C3E74E" w14:textId="77777777" w:rsidR="00F151B1" w:rsidRPr="003952A3" w:rsidRDefault="00F151B1" w:rsidP="00FE0AB1"/>
        </w:tc>
        <w:tc>
          <w:tcPr>
            <w:tcW w:w="3261" w:type="dxa"/>
          </w:tcPr>
          <w:p w14:paraId="378D74CD" w14:textId="77777777" w:rsidR="00F151B1" w:rsidRPr="000A681E" w:rsidRDefault="00F151B1" w:rsidP="00FE0AB1"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48C6B1AA" w14:textId="77777777" w:rsidR="00F151B1" w:rsidRDefault="00F151B1" w:rsidP="00FE0AB1">
            <w:pPr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วันหยุด</w:t>
            </w:r>
            <w:r w:rsidRPr="000A681E">
              <w:t>”</w:t>
            </w:r>
          </w:p>
          <w:p w14:paraId="099AB4C2" w14:textId="77777777" w:rsidR="00F151B1" w:rsidRPr="00741D78" w:rsidRDefault="00F151B1" w:rsidP="00FE0AB1">
            <w:pPr>
              <w:rPr>
                <w:sz w:val="24"/>
                <w:cs/>
              </w:rPr>
            </w:pPr>
            <w:r>
              <w:rPr>
                <w:szCs w:val="40"/>
              </w:rPr>
              <w:lastRenderedPageBreak/>
              <w:t xml:space="preserve">3. </w:t>
            </w:r>
            <w:r>
              <w:rPr>
                <w:rFonts w:hint="cs"/>
                <w:sz w:val="24"/>
                <w:cs/>
              </w:rPr>
              <w:t>กดปุ่มลบภายในตารางรายการ</w:t>
            </w:r>
            <w:r>
              <w:rPr>
                <w:cs/>
              </w:rPr>
              <w:t>วันหยุด</w:t>
            </w:r>
          </w:p>
          <w:p w14:paraId="0F151C78" w14:textId="77777777" w:rsidR="00F151B1" w:rsidRDefault="00F151B1" w:rsidP="00FE0AB1"/>
          <w:p w14:paraId="37F1DE98" w14:textId="77777777" w:rsidR="00F151B1" w:rsidRPr="00286180" w:rsidRDefault="00F151B1" w:rsidP="00FE0AB1">
            <w:pPr>
              <w:rPr>
                <w:cs/>
              </w:rPr>
            </w:pPr>
            <w:r>
              <w:t xml:space="preserve">5. </w:t>
            </w:r>
            <w:r>
              <w:rPr>
                <w:rFonts w:hint="cs"/>
                <w:cs/>
              </w:rPr>
              <w:t>กดปุ่มยืนยัน</w:t>
            </w:r>
          </w:p>
        </w:tc>
        <w:tc>
          <w:tcPr>
            <w:tcW w:w="3827" w:type="dxa"/>
            <w:gridSpan w:val="2"/>
          </w:tcPr>
          <w:p w14:paraId="54F52D22" w14:textId="77777777" w:rsidR="00F151B1" w:rsidRDefault="00F151B1" w:rsidP="00FE0AB1"/>
          <w:p w14:paraId="5CD148DE" w14:textId="77777777" w:rsidR="00F151B1" w:rsidRDefault="00F151B1" w:rsidP="00FE0AB1"/>
          <w:p w14:paraId="63E54C7B" w14:textId="77777777" w:rsidR="00F151B1" w:rsidRDefault="00F151B1" w:rsidP="00FE0AB1"/>
          <w:p w14:paraId="6EB3F0BC" w14:textId="77777777" w:rsidR="00F151B1" w:rsidRPr="00741D78" w:rsidRDefault="00F151B1" w:rsidP="00FE0AB1"/>
          <w:p w14:paraId="08274546" w14:textId="77777777" w:rsidR="00F151B1" w:rsidRDefault="00F151B1" w:rsidP="00FE0AB1">
            <w:r>
              <w:rPr>
                <w:rFonts w:hint="cs"/>
                <w:cs/>
              </w:rPr>
              <w:t>4. แสดงการแจ้งเตือนเพื่อยืนยันการลบ</w:t>
            </w:r>
          </w:p>
          <w:p w14:paraId="65995456" w14:textId="77777777" w:rsidR="00F151B1" w:rsidRDefault="00F151B1" w:rsidP="00FE0AB1"/>
          <w:p w14:paraId="46455324" w14:textId="77777777" w:rsidR="00F151B1" w:rsidRDefault="00F151B1" w:rsidP="00FE0AB1">
            <w:r>
              <w:rPr>
                <w:rFonts w:hint="cs"/>
                <w:cs/>
              </w:rPr>
              <w:t>6. ทำการบันทึกข้อมูล</w:t>
            </w:r>
          </w:p>
          <w:p w14:paraId="6C935521" w14:textId="77777777" w:rsidR="00F151B1" w:rsidRPr="00286180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7. รายการ</w:t>
            </w:r>
            <w:r>
              <w:rPr>
                <w:cs/>
              </w:rPr>
              <w:t>วันหยุด</w:t>
            </w:r>
            <w:r>
              <w:rPr>
                <w:rFonts w:hint="cs"/>
                <w:cs/>
              </w:rPr>
              <w:t>ที่ลบถูกลบออกจากตาราง</w:t>
            </w:r>
          </w:p>
        </w:tc>
      </w:tr>
      <w:tr w:rsidR="00F151B1" w:rsidRPr="003952A3" w14:paraId="5D5F518C" w14:textId="77777777" w:rsidTr="00FE0AB1">
        <w:tc>
          <w:tcPr>
            <w:tcW w:w="2552" w:type="dxa"/>
          </w:tcPr>
          <w:p w14:paraId="0B866A08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lastRenderedPageBreak/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3E9E6396" w14:textId="77777777" w:rsidR="00F151B1" w:rsidRPr="003952A3" w:rsidRDefault="00F151B1" w:rsidP="00FE0AB1">
            <w:pPr>
              <w:rPr>
                <w:cs/>
              </w:rPr>
            </w:pPr>
            <w:r>
              <w:t>-</w:t>
            </w:r>
          </w:p>
        </w:tc>
      </w:tr>
    </w:tbl>
    <w:p w14:paraId="126A7817" w14:textId="40B11D17" w:rsidR="00F151B1" w:rsidRDefault="00F151B1" w:rsidP="00337633">
      <w:pPr>
        <w:spacing w:before="0" w:after="160"/>
        <w:jc w:val="left"/>
      </w:pP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2C3C996C" w14:textId="77777777" w:rsidTr="00FE0AB1">
        <w:tc>
          <w:tcPr>
            <w:tcW w:w="5813" w:type="dxa"/>
            <w:gridSpan w:val="2"/>
          </w:tcPr>
          <w:p w14:paraId="24ADF109" w14:textId="77777777" w:rsidR="00F151B1" w:rsidRPr="003952A3" w:rsidRDefault="00F151B1" w:rsidP="00FE0AB1"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จัดการบาร์โค้ด</w:t>
            </w:r>
          </w:p>
        </w:tc>
        <w:tc>
          <w:tcPr>
            <w:tcW w:w="1842" w:type="dxa"/>
          </w:tcPr>
          <w:p w14:paraId="4004A44F" w14:textId="77777777" w:rsidR="00F151B1" w:rsidRPr="00AD1F05" w:rsidRDefault="00F151B1" w:rsidP="00FE0AB1">
            <w:pPr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0D2053D4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61AB68A3" w14:textId="77777777" w:rsidTr="00FE0AB1">
        <w:tc>
          <w:tcPr>
            <w:tcW w:w="5813" w:type="dxa"/>
            <w:gridSpan w:val="2"/>
          </w:tcPr>
          <w:p w14:paraId="2BD6A0EC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63E84BA8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สูง</w:t>
            </w:r>
          </w:p>
        </w:tc>
      </w:tr>
      <w:tr w:rsidR="00F151B1" w:rsidRPr="003952A3" w14:paraId="53E4F93B" w14:textId="77777777" w:rsidTr="00FE0AB1">
        <w:tc>
          <w:tcPr>
            <w:tcW w:w="9640" w:type="dxa"/>
            <w:gridSpan w:val="4"/>
          </w:tcPr>
          <w:p w14:paraId="07DA11AE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5D2B6DF8" w14:textId="77777777" w:rsidTr="00FE0AB1">
        <w:tc>
          <w:tcPr>
            <w:tcW w:w="9640" w:type="dxa"/>
            <w:gridSpan w:val="4"/>
          </w:tcPr>
          <w:p w14:paraId="123A2F0B" w14:textId="77777777" w:rsidR="00F151B1" w:rsidRPr="00873F58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</w:t>
            </w:r>
            <w:r>
              <w:rPr>
                <w:rFonts w:hint="cs"/>
                <w:sz w:val="24"/>
                <w:cs/>
              </w:rPr>
              <w:t>สั่งพิมพ์</w:t>
            </w:r>
            <w:r>
              <w:rPr>
                <w:rFonts w:hint="cs"/>
                <w:cs/>
              </w:rPr>
              <w:t>บาร์โค้ด เพื่อนำไปเป็นตัวระบุหนังสือแต่ละเล่ม และใช้ในการอ่านบาร์โค้ดเมื่อต้องการยืม คืน</w:t>
            </w:r>
          </w:p>
        </w:tc>
      </w:tr>
      <w:tr w:rsidR="00F151B1" w:rsidRPr="003952A3" w14:paraId="6A762604" w14:textId="77777777" w:rsidTr="00FE0AB1">
        <w:tc>
          <w:tcPr>
            <w:tcW w:w="9640" w:type="dxa"/>
            <w:gridSpan w:val="4"/>
          </w:tcPr>
          <w:p w14:paraId="6626AD0A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</w:t>
            </w:r>
            <w:r>
              <w:rPr>
                <w:rFonts w:hint="cs"/>
                <w:sz w:val="24"/>
                <w:cs/>
              </w:rPr>
              <w:t>สั่งพิมพ์</w:t>
            </w:r>
            <w:r>
              <w:rPr>
                <w:rFonts w:hint="cs"/>
                <w:cs/>
              </w:rPr>
              <w:t>บาร์โค้ด</w:t>
            </w:r>
          </w:p>
          <w:p w14:paraId="74C952B0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36D91D44" w14:textId="77777777" w:rsidTr="00FE0AB1">
        <w:tc>
          <w:tcPr>
            <w:tcW w:w="9640" w:type="dxa"/>
            <w:gridSpan w:val="4"/>
          </w:tcPr>
          <w:p w14:paraId="519D5FDD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1D737728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71AEF326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5FB2ECCB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6E33087A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0D0B40AC" w14:textId="77777777" w:rsidTr="00FE0AB1">
        <w:tc>
          <w:tcPr>
            <w:tcW w:w="2552" w:type="dxa"/>
          </w:tcPr>
          <w:p w14:paraId="424497BD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5C7E05ED" w14:textId="77777777" w:rsidR="00F151B1" w:rsidRDefault="00F151B1" w:rsidP="00FE0AB1">
            <w:r w:rsidRPr="00741D7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741D7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741D78">
              <w:t xml:space="preserve"> “SETTING” </w:t>
            </w:r>
            <w:r w:rsidRPr="00741D78">
              <w:rPr>
                <w:rFonts w:hint="cs"/>
                <w:cs/>
              </w:rPr>
              <w:t xml:space="preserve">และเลือกเมนู </w:t>
            </w:r>
            <w:r w:rsidRPr="00741D78">
              <w:t>“</w:t>
            </w:r>
            <w:r w:rsidRPr="00741D7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บาร์โค้ด</w:t>
            </w:r>
            <w:r w:rsidRPr="00741D78">
              <w:t>”</w:t>
            </w:r>
          </w:p>
          <w:p w14:paraId="69B62DE3" w14:textId="77777777" w:rsidR="00F151B1" w:rsidRPr="00741D78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2. ต้องมีรายการหนังสือ วารสาร หรือโสตทัศนวัตถุก่อน</w:t>
            </w:r>
          </w:p>
        </w:tc>
      </w:tr>
      <w:tr w:rsidR="00F151B1" w:rsidRPr="003952A3" w14:paraId="34276978" w14:textId="77777777" w:rsidTr="00FE0AB1">
        <w:tc>
          <w:tcPr>
            <w:tcW w:w="2552" w:type="dxa"/>
          </w:tcPr>
          <w:p w14:paraId="03BCCCD9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lastRenderedPageBreak/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7D0B4372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sz w:val="24"/>
                <w:cs/>
              </w:rPr>
              <w:t>พิมพ์</w:t>
            </w:r>
            <w:r>
              <w:rPr>
                <w:rFonts w:hint="cs"/>
                <w:cs/>
              </w:rPr>
              <w:t>บาร์โค้ดของรายการที่ได้ทำการเลือก</w:t>
            </w:r>
          </w:p>
        </w:tc>
      </w:tr>
      <w:tr w:rsidR="00F151B1" w:rsidRPr="003952A3" w14:paraId="30E08879" w14:textId="77777777" w:rsidTr="00FE0AB1">
        <w:tc>
          <w:tcPr>
            <w:tcW w:w="2552" w:type="dxa"/>
          </w:tcPr>
          <w:p w14:paraId="67060093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6C50FB64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79C90C0F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457F2AE0" w14:textId="77777777" w:rsidTr="00FE0AB1">
        <w:tc>
          <w:tcPr>
            <w:tcW w:w="2552" w:type="dxa"/>
          </w:tcPr>
          <w:p w14:paraId="30E04886" w14:textId="77777777" w:rsidR="00F151B1" w:rsidRPr="003952A3" w:rsidRDefault="00F151B1" w:rsidP="00FE0AB1"/>
        </w:tc>
        <w:tc>
          <w:tcPr>
            <w:tcW w:w="3261" w:type="dxa"/>
          </w:tcPr>
          <w:p w14:paraId="274B09DC" w14:textId="77777777" w:rsidR="00F151B1" w:rsidRPr="000A681E" w:rsidRDefault="00F151B1" w:rsidP="00FE0AB1"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04C5F3D9" w14:textId="77777777" w:rsidR="00F151B1" w:rsidRDefault="00F151B1" w:rsidP="00FE0AB1">
            <w:pPr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บาร์โค้ด</w:t>
            </w:r>
            <w:r w:rsidRPr="000A681E">
              <w:t>”</w:t>
            </w:r>
          </w:p>
          <w:p w14:paraId="392884C7" w14:textId="77777777" w:rsidR="00F151B1" w:rsidRDefault="00F151B1" w:rsidP="00FE0AB1">
            <w:pPr>
              <w:rPr>
                <w:szCs w:val="40"/>
              </w:rPr>
            </w:pPr>
            <w:r>
              <w:rPr>
                <w:szCs w:val="40"/>
              </w:rPr>
              <w:t xml:space="preserve">3. </w:t>
            </w:r>
            <w:r w:rsidRPr="000A681E">
              <w:rPr>
                <w:rFonts w:hint="cs"/>
                <w:cs/>
              </w:rPr>
              <w:t>เลือก</w:t>
            </w:r>
            <w:r>
              <w:rPr>
                <w:rFonts w:hint="cs"/>
                <w:cs/>
              </w:rPr>
              <w:t>แถบ</w:t>
            </w:r>
            <w:r w:rsidRPr="000A681E">
              <w:rPr>
                <w:rFonts w:hint="cs"/>
                <w:cs/>
              </w:rPr>
              <w:t xml:space="preserve">เมนู </w:t>
            </w:r>
            <w:r w:rsidRPr="000A681E">
              <w:t>“</w:t>
            </w:r>
            <w:r>
              <w:rPr>
                <w:rFonts w:hint="cs"/>
                <w:cs/>
              </w:rPr>
              <w:t>บาร์โค้ดที่ยังไม่ได้ปริ้น</w:t>
            </w:r>
            <w:r w:rsidRPr="000A681E">
              <w:t>”</w:t>
            </w:r>
          </w:p>
          <w:p w14:paraId="627AA1EE" w14:textId="77777777" w:rsidR="00F151B1" w:rsidRPr="0059300F" w:rsidRDefault="00F151B1" w:rsidP="00FE0AB1">
            <w:pPr>
              <w:rPr>
                <w:sz w:val="24"/>
                <w:cs/>
              </w:rPr>
            </w:pPr>
            <w:r>
              <w:rPr>
                <w:szCs w:val="40"/>
              </w:rPr>
              <w:t xml:space="preserve">4. </w:t>
            </w:r>
            <w:r w:rsidRPr="0059300F">
              <w:rPr>
                <w:rFonts w:hint="cs"/>
                <w:sz w:val="24"/>
                <w:cs/>
              </w:rPr>
              <w:t>เลือก</w:t>
            </w:r>
            <w:r>
              <w:rPr>
                <w:rFonts w:hint="cs"/>
                <w:cs/>
              </w:rPr>
              <w:t>บาร์โค้ด</w:t>
            </w:r>
            <w:r>
              <w:rPr>
                <w:rFonts w:hint="cs"/>
                <w:sz w:val="24"/>
                <w:cs/>
              </w:rPr>
              <w:t>ที่ต้องการปริ้น และกดปุ่มยืนยัน</w:t>
            </w:r>
          </w:p>
          <w:p w14:paraId="15A306EC" w14:textId="77777777" w:rsidR="00F151B1" w:rsidRDefault="00F151B1" w:rsidP="00FE0AB1">
            <w:pPr>
              <w:rPr>
                <w:szCs w:val="40"/>
              </w:rPr>
            </w:pPr>
          </w:p>
          <w:p w14:paraId="2A4D4EF2" w14:textId="77777777" w:rsidR="00F151B1" w:rsidRPr="00286180" w:rsidRDefault="00F151B1" w:rsidP="00FE0AB1">
            <w:r w:rsidRPr="0059300F">
              <w:rPr>
                <w:rFonts w:hint="cs"/>
                <w:sz w:val="24"/>
                <w:cs/>
              </w:rPr>
              <w:t xml:space="preserve">6. </w:t>
            </w:r>
            <w:r>
              <w:rPr>
                <w:rFonts w:hint="cs"/>
                <w:sz w:val="24"/>
                <w:cs/>
              </w:rPr>
              <w:t>กดสั่งพิมพ์</w:t>
            </w:r>
          </w:p>
          <w:p w14:paraId="72DA7121" w14:textId="77777777" w:rsidR="00F151B1" w:rsidRPr="00286180" w:rsidRDefault="00F151B1" w:rsidP="00FE0AB1">
            <w:pPr>
              <w:rPr>
                <w:cs/>
              </w:rPr>
            </w:pPr>
          </w:p>
        </w:tc>
        <w:tc>
          <w:tcPr>
            <w:tcW w:w="3827" w:type="dxa"/>
            <w:gridSpan w:val="2"/>
          </w:tcPr>
          <w:p w14:paraId="4132E950" w14:textId="77777777" w:rsidR="00F151B1" w:rsidRDefault="00F151B1" w:rsidP="00FE0AB1"/>
          <w:p w14:paraId="592D724F" w14:textId="77777777" w:rsidR="00F151B1" w:rsidRDefault="00F151B1" w:rsidP="00FE0AB1"/>
          <w:p w14:paraId="3F872F25" w14:textId="77777777" w:rsidR="00F151B1" w:rsidRDefault="00F151B1" w:rsidP="00FE0AB1"/>
          <w:p w14:paraId="40286E3E" w14:textId="77777777" w:rsidR="00F151B1" w:rsidRDefault="00F151B1" w:rsidP="00FE0AB1"/>
          <w:p w14:paraId="6A1A0528" w14:textId="77777777" w:rsidR="00F151B1" w:rsidRDefault="00F151B1" w:rsidP="00FE0AB1"/>
          <w:p w14:paraId="0344B80F" w14:textId="77777777" w:rsidR="00F151B1" w:rsidRDefault="00F151B1" w:rsidP="00FE0AB1"/>
          <w:p w14:paraId="7E55D9D5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5. แสดงบาร์โค้ดที่มีการเลือกมา</w:t>
            </w:r>
          </w:p>
          <w:p w14:paraId="3E92BE09" w14:textId="77777777" w:rsidR="00F151B1" w:rsidRDefault="00F151B1" w:rsidP="00FE0AB1"/>
          <w:p w14:paraId="1E914134" w14:textId="77777777" w:rsidR="00F151B1" w:rsidRPr="00286180" w:rsidRDefault="00F151B1" w:rsidP="00FE0AB1">
            <w:pPr>
              <w:rPr>
                <w:cs/>
              </w:rPr>
            </w:pPr>
            <w:r>
              <w:t xml:space="preserve">7. </w:t>
            </w:r>
            <w:r>
              <w:rPr>
                <w:rFonts w:hint="cs"/>
                <w:cs/>
              </w:rPr>
              <w:t>ทำการสั่งพิมพ์บาร์โค้ด</w:t>
            </w:r>
          </w:p>
        </w:tc>
      </w:tr>
      <w:tr w:rsidR="00F151B1" w:rsidRPr="003952A3" w14:paraId="20390E69" w14:textId="77777777" w:rsidTr="00FE0AB1">
        <w:tc>
          <w:tcPr>
            <w:tcW w:w="2552" w:type="dxa"/>
          </w:tcPr>
          <w:p w14:paraId="3A9CBC0D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29E70F0C" w14:textId="77777777" w:rsidR="00F151B1" w:rsidRPr="003952A3" w:rsidRDefault="00F151B1" w:rsidP="00FE0AB1">
            <w:pPr>
              <w:rPr>
                <w:cs/>
              </w:rPr>
            </w:pPr>
            <w:r>
              <w:t>-</w:t>
            </w:r>
          </w:p>
        </w:tc>
      </w:tr>
    </w:tbl>
    <w:p w14:paraId="65B5D5B8" w14:textId="61167465" w:rsidR="00F151B1" w:rsidRDefault="00F151B1" w:rsidP="00337633">
      <w:pPr>
        <w:spacing w:before="0" w:after="160"/>
        <w:jc w:val="left"/>
      </w:pP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1AD1A50F" w14:textId="77777777" w:rsidTr="00FE0AB1">
        <w:tc>
          <w:tcPr>
            <w:tcW w:w="5813" w:type="dxa"/>
            <w:gridSpan w:val="2"/>
          </w:tcPr>
          <w:p w14:paraId="1614465E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รายงานรายการค้างส่ง</w:t>
            </w:r>
          </w:p>
        </w:tc>
        <w:tc>
          <w:tcPr>
            <w:tcW w:w="1842" w:type="dxa"/>
          </w:tcPr>
          <w:p w14:paraId="22DC4F3B" w14:textId="77777777" w:rsidR="00F151B1" w:rsidRPr="00AD1F05" w:rsidRDefault="00F151B1" w:rsidP="00FE0AB1">
            <w:pPr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78D83E0E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60A947CF" w14:textId="77777777" w:rsidTr="00FE0AB1">
        <w:tc>
          <w:tcPr>
            <w:tcW w:w="5813" w:type="dxa"/>
            <w:gridSpan w:val="2"/>
          </w:tcPr>
          <w:p w14:paraId="77B60198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1C68198F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น้อย</w:t>
            </w:r>
          </w:p>
        </w:tc>
      </w:tr>
      <w:tr w:rsidR="00F151B1" w:rsidRPr="003952A3" w14:paraId="5401B817" w14:textId="77777777" w:rsidTr="00FE0AB1">
        <w:tc>
          <w:tcPr>
            <w:tcW w:w="9640" w:type="dxa"/>
            <w:gridSpan w:val="4"/>
          </w:tcPr>
          <w:p w14:paraId="5934A744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5D42C64B" w14:textId="77777777" w:rsidTr="00FE0AB1">
        <w:tc>
          <w:tcPr>
            <w:tcW w:w="9640" w:type="dxa"/>
            <w:gridSpan w:val="4"/>
          </w:tcPr>
          <w:p w14:paraId="610022C5" w14:textId="77777777" w:rsidR="00F151B1" w:rsidRPr="00873F58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เป็นยูสเคสที่ใช้งานสำหรับนำออกไฟล์รายงานรายการค้างส่ง เพื่อนำข้อมูลไปใช้ในกระบวนการต่อไป</w:t>
            </w:r>
          </w:p>
        </w:tc>
      </w:tr>
      <w:tr w:rsidR="00F151B1" w:rsidRPr="003952A3" w14:paraId="3151FD82" w14:textId="77777777" w:rsidTr="00FE0AB1">
        <w:tc>
          <w:tcPr>
            <w:tcW w:w="9640" w:type="dxa"/>
            <w:gridSpan w:val="4"/>
          </w:tcPr>
          <w:p w14:paraId="65BE0635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รนำออกไฟล์รายงานรายการค้างส่ง</w:t>
            </w:r>
          </w:p>
          <w:p w14:paraId="46010CB9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1AEDFE3B" w14:textId="77777777" w:rsidTr="00FE0AB1">
        <w:tc>
          <w:tcPr>
            <w:tcW w:w="9640" w:type="dxa"/>
            <w:gridSpan w:val="4"/>
          </w:tcPr>
          <w:p w14:paraId="31773813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45AEEE32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62F4BDF7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lastRenderedPageBreak/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6228A9B6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4D03840E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6DFCD4F1" w14:textId="77777777" w:rsidTr="00FE0AB1">
        <w:tc>
          <w:tcPr>
            <w:tcW w:w="2552" w:type="dxa"/>
          </w:tcPr>
          <w:p w14:paraId="373EDB8D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lastRenderedPageBreak/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017979F5" w14:textId="77777777" w:rsidR="00F151B1" w:rsidRDefault="00F151B1" w:rsidP="00FE0AB1">
            <w:r w:rsidRPr="00B1375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B1375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B13758">
              <w:t xml:space="preserve"> “</w:t>
            </w:r>
            <w:r>
              <w:t>REPORT</w:t>
            </w:r>
            <w:r w:rsidRPr="00B13758">
              <w:t xml:space="preserve">” </w:t>
            </w:r>
            <w:r w:rsidRPr="00B13758">
              <w:rPr>
                <w:rFonts w:hint="cs"/>
                <w:cs/>
              </w:rPr>
              <w:t xml:space="preserve">และเลือกเมนู </w:t>
            </w:r>
            <w:r w:rsidRPr="00B13758">
              <w:t>“</w:t>
            </w:r>
            <w:r>
              <w:rPr>
                <w:rFonts w:hint="cs"/>
                <w:cs/>
              </w:rPr>
              <w:t>รายงานรายการค้างส่ง</w:t>
            </w:r>
            <w:r w:rsidRPr="00B13758">
              <w:t>”</w:t>
            </w:r>
          </w:p>
          <w:p w14:paraId="2C48554A" w14:textId="77777777" w:rsidR="00F151B1" w:rsidRPr="00B13758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2. ต้องมีข้อมูลรายการค้างส่ง</w:t>
            </w:r>
          </w:p>
        </w:tc>
      </w:tr>
      <w:tr w:rsidR="00F151B1" w:rsidRPr="003952A3" w14:paraId="347F22F5" w14:textId="77777777" w:rsidTr="00FE0AB1">
        <w:tc>
          <w:tcPr>
            <w:tcW w:w="2552" w:type="dxa"/>
          </w:tcPr>
          <w:p w14:paraId="17821DD2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75BED1AF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ไฟล์รายงานรายการค้างส่ง</w:t>
            </w:r>
          </w:p>
        </w:tc>
      </w:tr>
      <w:tr w:rsidR="00F151B1" w:rsidRPr="003952A3" w14:paraId="37122058" w14:textId="77777777" w:rsidTr="00FE0AB1">
        <w:tc>
          <w:tcPr>
            <w:tcW w:w="2552" w:type="dxa"/>
          </w:tcPr>
          <w:p w14:paraId="0C6CD890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46BCD1B2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54C57B25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42E788BB" w14:textId="77777777" w:rsidTr="00FE0AB1">
        <w:tc>
          <w:tcPr>
            <w:tcW w:w="2552" w:type="dxa"/>
          </w:tcPr>
          <w:p w14:paraId="4D6FAB02" w14:textId="77777777" w:rsidR="00F151B1" w:rsidRPr="003952A3" w:rsidRDefault="00F151B1" w:rsidP="00FE0AB1"/>
        </w:tc>
        <w:tc>
          <w:tcPr>
            <w:tcW w:w="3261" w:type="dxa"/>
          </w:tcPr>
          <w:p w14:paraId="500039CD" w14:textId="77777777" w:rsidR="00F151B1" w:rsidRPr="000A681E" w:rsidRDefault="00F151B1" w:rsidP="00FE0AB1"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REPORT</w:t>
            </w:r>
            <w:r w:rsidRPr="000A681E">
              <w:t>”</w:t>
            </w:r>
          </w:p>
          <w:p w14:paraId="33B651A7" w14:textId="77777777" w:rsidR="00F151B1" w:rsidRPr="000A681E" w:rsidRDefault="00F151B1" w:rsidP="00FE0AB1">
            <w:pPr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rPr>
                <w:rFonts w:hint="cs"/>
                <w:cs/>
              </w:rPr>
              <w:t>รายงานรายการค้างส่ง</w:t>
            </w:r>
            <w:r w:rsidRPr="000A681E">
              <w:t>”</w:t>
            </w:r>
          </w:p>
          <w:p w14:paraId="746747E2" w14:textId="77777777" w:rsidR="00F151B1" w:rsidRDefault="00F151B1" w:rsidP="00FE0AB1">
            <w:r>
              <w:t xml:space="preserve">3. </w:t>
            </w:r>
            <w:r>
              <w:rPr>
                <w:rFonts w:hint="cs"/>
                <w:cs/>
              </w:rPr>
              <w:t>เลือกช่วงระยะเวลาที่ต้องการรายงานรายการค้างส่ง และกดปุ่มยืนยัน</w:t>
            </w:r>
          </w:p>
          <w:p w14:paraId="393DAF99" w14:textId="77777777" w:rsidR="00F151B1" w:rsidRDefault="00F151B1" w:rsidP="00FE0AB1"/>
          <w:p w14:paraId="0E865C39" w14:textId="77777777" w:rsidR="00F151B1" w:rsidRDefault="00F151B1" w:rsidP="00FE0AB1">
            <w:r>
              <w:rPr>
                <w:rFonts w:hint="cs"/>
                <w:cs/>
              </w:rPr>
              <w:t>5. กดปุ่มยืนยัน</w:t>
            </w:r>
          </w:p>
          <w:p w14:paraId="538CAFCD" w14:textId="77777777" w:rsidR="00F151B1" w:rsidRPr="00286180" w:rsidRDefault="00F151B1" w:rsidP="00FE0AB1">
            <w:pPr>
              <w:rPr>
                <w:cs/>
              </w:rPr>
            </w:pPr>
          </w:p>
        </w:tc>
        <w:tc>
          <w:tcPr>
            <w:tcW w:w="3827" w:type="dxa"/>
            <w:gridSpan w:val="2"/>
          </w:tcPr>
          <w:p w14:paraId="5741350C" w14:textId="77777777" w:rsidR="00F151B1" w:rsidRDefault="00F151B1" w:rsidP="00FE0AB1"/>
          <w:p w14:paraId="7B9CE493" w14:textId="77777777" w:rsidR="00F151B1" w:rsidRDefault="00F151B1" w:rsidP="00FE0AB1"/>
          <w:p w14:paraId="4CF9C5BA" w14:textId="77777777" w:rsidR="00F151B1" w:rsidRDefault="00F151B1" w:rsidP="00FE0AB1"/>
          <w:p w14:paraId="252340D2" w14:textId="77777777" w:rsidR="00F151B1" w:rsidRDefault="00F151B1" w:rsidP="00FE0AB1"/>
          <w:p w14:paraId="547A805F" w14:textId="77777777" w:rsidR="00F151B1" w:rsidRDefault="00F151B1" w:rsidP="00FE0AB1"/>
          <w:p w14:paraId="7A9B8C4F" w14:textId="77777777" w:rsidR="00F151B1" w:rsidRDefault="00F151B1" w:rsidP="00FE0AB1"/>
          <w:p w14:paraId="3C629DB3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4. แสดงรายงานรายการค้างส่ง</w:t>
            </w:r>
          </w:p>
          <w:p w14:paraId="2E489E31" w14:textId="77777777" w:rsidR="00F151B1" w:rsidRDefault="00F151B1" w:rsidP="00FE0AB1"/>
          <w:p w14:paraId="32E98030" w14:textId="77777777" w:rsidR="00F151B1" w:rsidRPr="00286180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6. นำออกไฟล์รายงานรายการค้างส่ง</w:t>
            </w:r>
          </w:p>
        </w:tc>
      </w:tr>
      <w:tr w:rsidR="00F151B1" w:rsidRPr="003952A3" w14:paraId="38E4C518" w14:textId="77777777" w:rsidTr="00FE0AB1">
        <w:tc>
          <w:tcPr>
            <w:tcW w:w="2552" w:type="dxa"/>
          </w:tcPr>
          <w:p w14:paraId="477538DD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77134256" w14:textId="77777777" w:rsidR="00F151B1" w:rsidRPr="003952A3" w:rsidRDefault="00F151B1" w:rsidP="00FE0AB1">
            <w:pPr>
              <w:rPr>
                <w:cs/>
              </w:rPr>
            </w:pPr>
            <w:r>
              <w:t xml:space="preserve">3. </w:t>
            </w:r>
            <w:r>
              <w:rPr>
                <w:rFonts w:hint="cs"/>
                <w:cs/>
              </w:rPr>
              <w:t>ถ้าช่วงระยะเวลานั้น ๆ ไม่มีข้อมูล จะไม่แสดงรายงานรายการค้างส่ง</w:t>
            </w:r>
          </w:p>
        </w:tc>
      </w:tr>
    </w:tbl>
    <w:p w14:paraId="357C4133" w14:textId="4947A0B5" w:rsidR="00F151B1" w:rsidRDefault="00F151B1" w:rsidP="00337633">
      <w:pPr>
        <w:spacing w:before="0" w:after="160"/>
        <w:jc w:val="left"/>
      </w:pPr>
    </w:p>
    <w:tbl>
      <w:tblPr>
        <w:tblStyle w:val="TableGrid"/>
        <w:tblW w:w="10632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2552"/>
        <w:gridCol w:w="3544"/>
        <w:gridCol w:w="141"/>
        <w:gridCol w:w="1701"/>
        <w:gridCol w:w="2694"/>
      </w:tblGrid>
      <w:tr w:rsidR="00F151B1" w:rsidRPr="003952A3" w14:paraId="1C389AB1" w14:textId="77777777" w:rsidTr="00FE0AB1">
        <w:tc>
          <w:tcPr>
            <w:tcW w:w="6096" w:type="dxa"/>
            <w:gridSpan w:val="2"/>
          </w:tcPr>
          <w:p w14:paraId="63450977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รายงานบุคคลที่ทำการยืมมากที่สุด</w:t>
            </w:r>
          </w:p>
        </w:tc>
        <w:tc>
          <w:tcPr>
            <w:tcW w:w="1842" w:type="dxa"/>
            <w:gridSpan w:val="2"/>
          </w:tcPr>
          <w:p w14:paraId="6A890779" w14:textId="77777777" w:rsidR="00F151B1" w:rsidRPr="00AD1F05" w:rsidRDefault="00F151B1" w:rsidP="00FE0AB1">
            <w:pPr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2694" w:type="dxa"/>
          </w:tcPr>
          <w:p w14:paraId="25F0A6B8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4714D270" w14:textId="77777777" w:rsidTr="00FE0AB1">
        <w:tc>
          <w:tcPr>
            <w:tcW w:w="6096" w:type="dxa"/>
            <w:gridSpan w:val="2"/>
          </w:tcPr>
          <w:p w14:paraId="42933478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4536" w:type="dxa"/>
            <w:gridSpan w:val="3"/>
          </w:tcPr>
          <w:p w14:paraId="2450B3F7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น้อย</w:t>
            </w:r>
          </w:p>
        </w:tc>
      </w:tr>
      <w:tr w:rsidR="00F151B1" w:rsidRPr="003952A3" w14:paraId="3659B3F8" w14:textId="77777777" w:rsidTr="00FE0AB1">
        <w:tc>
          <w:tcPr>
            <w:tcW w:w="10632" w:type="dxa"/>
            <w:gridSpan w:val="5"/>
          </w:tcPr>
          <w:p w14:paraId="04D9E603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001F88D0" w14:textId="77777777" w:rsidTr="00FE0AB1">
        <w:tc>
          <w:tcPr>
            <w:tcW w:w="10632" w:type="dxa"/>
            <w:gridSpan w:val="5"/>
          </w:tcPr>
          <w:p w14:paraId="2A59F162" w14:textId="77777777" w:rsidR="00F151B1" w:rsidRDefault="00F151B1" w:rsidP="00FE0AB1"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 xml:space="preserve">เป็นยูสเคสที่ใช้งานสำหรับนำออกไฟล์รายงานบุคคลที่ทำการยืมมากที่สุด </w:t>
            </w:r>
          </w:p>
          <w:p w14:paraId="578E1098" w14:textId="77777777" w:rsidR="00F151B1" w:rsidRPr="00873F58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lastRenderedPageBreak/>
              <w:t>เพื่อนำข้อมูลไปใช้ในกระบวนการต่อไป</w:t>
            </w:r>
          </w:p>
        </w:tc>
      </w:tr>
      <w:tr w:rsidR="00F151B1" w:rsidRPr="003952A3" w14:paraId="5FFA878E" w14:textId="77777777" w:rsidTr="00FE0AB1">
        <w:tc>
          <w:tcPr>
            <w:tcW w:w="10632" w:type="dxa"/>
            <w:gridSpan w:val="5"/>
          </w:tcPr>
          <w:p w14:paraId="54D05520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lastRenderedPageBreak/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รนำออกไฟล์รายงานบุคคลที่ทำการยืมมากที่สุด</w:t>
            </w:r>
          </w:p>
          <w:p w14:paraId="575E83FE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1D3AC15D" w14:textId="77777777" w:rsidTr="00FE0AB1">
        <w:tc>
          <w:tcPr>
            <w:tcW w:w="10632" w:type="dxa"/>
            <w:gridSpan w:val="5"/>
          </w:tcPr>
          <w:p w14:paraId="292F3C16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1420E83E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4D7A5A9B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69F2BC1B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202742CF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126B8D22" w14:textId="77777777" w:rsidTr="00FE0AB1">
        <w:tc>
          <w:tcPr>
            <w:tcW w:w="2552" w:type="dxa"/>
          </w:tcPr>
          <w:p w14:paraId="7218CF2B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8080" w:type="dxa"/>
            <w:gridSpan w:val="4"/>
          </w:tcPr>
          <w:p w14:paraId="3CD0A247" w14:textId="77777777" w:rsidR="00F151B1" w:rsidRDefault="00F151B1" w:rsidP="00FE0AB1">
            <w:r w:rsidRPr="00B1375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B1375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B13758">
              <w:t xml:space="preserve"> “</w:t>
            </w:r>
            <w:r>
              <w:t>REPORT</w:t>
            </w:r>
            <w:r w:rsidRPr="00B13758">
              <w:t xml:space="preserve">” </w:t>
            </w:r>
            <w:r w:rsidRPr="00B13758">
              <w:rPr>
                <w:rFonts w:hint="cs"/>
                <w:cs/>
              </w:rPr>
              <w:t xml:space="preserve">และเลือกเมนู </w:t>
            </w:r>
            <w:r w:rsidRPr="00B13758">
              <w:t>“</w:t>
            </w:r>
            <w:r>
              <w:rPr>
                <w:rFonts w:hint="cs"/>
                <w:cs/>
              </w:rPr>
              <w:t>รายงานบุคคลที่ทำการยืมมากที่สุด</w:t>
            </w:r>
            <w:r w:rsidRPr="00B13758">
              <w:t>”</w:t>
            </w:r>
          </w:p>
          <w:p w14:paraId="2AEE48CC" w14:textId="77777777" w:rsidR="00F151B1" w:rsidRPr="00B13758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2. ต้องมีข้อมูลรายการบุคคลที่ทำการยืมมากที่สุด</w:t>
            </w:r>
          </w:p>
        </w:tc>
      </w:tr>
      <w:tr w:rsidR="00F151B1" w:rsidRPr="003952A3" w14:paraId="670574E4" w14:textId="77777777" w:rsidTr="00FE0AB1">
        <w:tc>
          <w:tcPr>
            <w:tcW w:w="2552" w:type="dxa"/>
          </w:tcPr>
          <w:p w14:paraId="43120EB8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8080" w:type="dxa"/>
            <w:gridSpan w:val="4"/>
          </w:tcPr>
          <w:p w14:paraId="26CB799E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ไฟล์รายงานรายการค้างส่ง</w:t>
            </w:r>
          </w:p>
        </w:tc>
      </w:tr>
      <w:tr w:rsidR="00F151B1" w:rsidRPr="003952A3" w14:paraId="4558D57D" w14:textId="77777777" w:rsidTr="00FE0AB1">
        <w:tc>
          <w:tcPr>
            <w:tcW w:w="2552" w:type="dxa"/>
          </w:tcPr>
          <w:p w14:paraId="57624E81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685" w:type="dxa"/>
            <w:gridSpan w:val="2"/>
          </w:tcPr>
          <w:p w14:paraId="716A987B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4395" w:type="dxa"/>
            <w:gridSpan w:val="2"/>
          </w:tcPr>
          <w:p w14:paraId="21689CEC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01618389" w14:textId="77777777" w:rsidTr="00FE0AB1">
        <w:tc>
          <w:tcPr>
            <w:tcW w:w="2552" w:type="dxa"/>
          </w:tcPr>
          <w:p w14:paraId="7C02E862" w14:textId="77777777" w:rsidR="00F151B1" w:rsidRPr="003952A3" w:rsidRDefault="00F151B1" w:rsidP="00FE0AB1"/>
        </w:tc>
        <w:tc>
          <w:tcPr>
            <w:tcW w:w="3685" w:type="dxa"/>
            <w:gridSpan w:val="2"/>
          </w:tcPr>
          <w:p w14:paraId="1699FEDA" w14:textId="77777777" w:rsidR="00F151B1" w:rsidRPr="000A681E" w:rsidRDefault="00F151B1" w:rsidP="00FE0AB1"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REPORT</w:t>
            </w:r>
            <w:r w:rsidRPr="000A681E">
              <w:t>”</w:t>
            </w:r>
          </w:p>
          <w:p w14:paraId="2CD29F6D" w14:textId="77777777" w:rsidR="00F151B1" w:rsidRPr="000A681E" w:rsidRDefault="00F151B1" w:rsidP="00FE0AB1">
            <w:pPr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rPr>
                <w:rFonts w:hint="cs"/>
                <w:cs/>
              </w:rPr>
              <w:t>รายงานคนยืมมากที่สุด</w:t>
            </w:r>
            <w:r w:rsidRPr="000A681E">
              <w:t>”</w:t>
            </w:r>
          </w:p>
          <w:p w14:paraId="273AF536" w14:textId="77777777" w:rsidR="00F151B1" w:rsidRDefault="00F151B1" w:rsidP="00FE0AB1">
            <w:r>
              <w:t xml:space="preserve">3. </w:t>
            </w:r>
            <w:r>
              <w:rPr>
                <w:rFonts w:hint="cs"/>
                <w:cs/>
              </w:rPr>
              <w:t>เลือกช่วงระยะเวลาที่ต้องการรายงาน และกดปุ่มยืนยัน</w:t>
            </w:r>
          </w:p>
          <w:p w14:paraId="1BDDDF94" w14:textId="77777777" w:rsidR="00F151B1" w:rsidRDefault="00F151B1" w:rsidP="00FE0AB1"/>
          <w:p w14:paraId="29D6E4C4" w14:textId="77777777" w:rsidR="00F151B1" w:rsidRDefault="00F151B1" w:rsidP="00FE0AB1">
            <w:r>
              <w:rPr>
                <w:rFonts w:hint="cs"/>
                <w:cs/>
              </w:rPr>
              <w:t>5. กดปุ่มยืนยัน</w:t>
            </w:r>
          </w:p>
          <w:p w14:paraId="34130F4B" w14:textId="77777777" w:rsidR="00F151B1" w:rsidRPr="00286180" w:rsidRDefault="00F151B1" w:rsidP="00FE0AB1">
            <w:pPr>
              <w:rPr>
                <w:cs/>
              </w:rPr>
            </w:pPr>
          </w:p>
        </w:tc>
        <w:tc>
          <w:tcPr>
            <w:tcW w:w="4395" w:type="dxa"/>
            <w:gridSpan w:val="2"/>
          </w:tcPr>
          <w:p w14:paraId="5A3E6CC9" w14:textId="77777777" w:rsidR="00F151B1" w:rsidRDefault="00F151B1" w:rsidP="00FE0AB1"/>
          <w:p w14:paraId="27E0523B" w14:textId="77777777" w:rsidR="00F151B1" w:rsidRDefault="00F151B1" w:rsidP="00FE0AB1"/>
          <w:p w14:paraId="63BF7AE5" w14:textId="77777777" w:rsidR="00F151B1" w:rsidRDefault="00F151B1" w:rsidP="00FE0AB1"/>
          <w:p w14:paraId="43DA9EC0" w14:textId="77777777" w:rsidR="00F151B1" w:rsidRDefault="00F151B1" w:rsidP="00FE0AB1"/>
          <w:p w14:paraId="3508F362" w14:textId="77777777" w:rsidR="00F151B1" w:rsidRDefault="00F151B1" w:rsidP="00FE0AB1"/>
          <w:p w14:paraId="336DC2F4" w14:textId="77777777" w:rsidR="00F151B1" w:rsidRDefault="00F151B1" w:rsidP="00FE0AB1"/>
          <w:p w14:paraId="14DCE801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4. แสดงรายงานบุคคลที่ทำการยืมมากที่สุด</w:t>
            </w:r>
          </w:p>
          <w:p w14:paraId="79BD2E46" w14:textId="77777777" w:rsidR="00F151B1" w:rsidRDefault="00F151B1" w:rsidP="00FE0AB1"/>
          <w:p w14:paraId="69A5314F" w14:textId="77777777" w:rsidR="00F151B1" w:rsidRPr="00286180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6. นำออกไฟล์รายงานบุคคลที่ทำการยืมมากที่สุด</w:t>
            </w:r>
          </w:p>
        </w:tc>
      </w:tr>
      <w:tr w:rsidR="00F151B1" w:rsidRPr="003952A3" w14:paraId="7FBF9B04" w14:textId="77777777" w:rsidTr="00FE0AB1">
        <w:tc>
          <w:tcPr>
            <w:tcW w:w="2552" w:type="dxa"/>
          </w:tcPr>
          <w:p w14:paraId="14FFDE76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8080" w:type="dxa"/>
            <w:gridSpan w:val="4"/>
          </w:tcPr>
          <w:p w14:paraId="3706177B" w14:textId="77777777" w:rsidR="00F151B1" w:rsidRPr="003952A3" w:rsidRDefault="00F151B1" w:rsidP="00FE0AB1">
            <w:pPr>
              <w:rPr>
                <w:cs/>
              </w:rPr>
            </w:pPr>
            <w:r>
              <w:t xml:space="preserve">3. </w:t>
            </w:r>
            <w:r>
              <w:rPr>
                <w:rFonts w:hint="cs"/>
                <w:cs/>
              </w:rPr>
              <w:t>ถ้าช่วงระยะเวลานั้น ๆ ไม่มีข้อมูล จะไม่แสดงรายงานบุคคลที่ทำการยืมมากที่สุด</w:t>
            </w:r>
          </w:p>
        </w:tc>
      </w:tr>
    </w:tbl>
    <w:p w14:paraId="5BED2C53" w14:textId="2EAB1913" w:rsidR="00F151B1" w:rsidRDefault="00F151B1" w:rsidP="00337633">
      <w:pPr>
        <w:spacing w:before="0" w:after="160"/>
        <w:jc w:val="left"/>
      </w:pP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283"/>
        <w:gridCol w:w="1559"/>
        <w:gridCol w:w="1985"/>
      </w:tblGrid>
      <w:tr w:rsidR="00F151B1" w:rsidRPr="003952A3" w14:paraId="4ABC2CB9" w14:textId="77777777" w:rsidTr="00FE0AB1">
        <w:tc>
          <w:tcPr>
            <w:tcW w:w="5813" w:type="dxa"/>
            <w:gridSpan w:val="2"/>
          </w:tcPr>
          <w:p w14:paraId="659F4B4A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lastRenderedPageBreak/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รายงานหนังสือยอดนิยม</w:t>
            </w:r>
          </w:p>
        </w:tc>
        <w:tc>
          <w:tcPr>
            <w:tcW w:w="1842" w:type="dxa"/>
            <w:gridSpan w:val="2"/>
          </w:tcPr>
          <w:p w14:paraId="2B18362B" w14:textId="77777777" w:rsidR="00F151B1" w:rsidRPr="00AD1F05" w:rsidRDefault="00F151B1" w:rsidP="00FE0AB1">
            <w:pPr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5AE2D2C1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40E4793A" w14:textId="77777777" w:rsidTr="00FE0AB1">
        <w:tc>
          <w:tcPr>
            <w:tcW w:w="5813" w:type="dxa"/>
            <w:gridSpan w:val="2"/>
          </w:tcPr>
          <w:p w14:paraId="300CA3A7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3"/>
          </w:tcPr>
          <w:p w14:paraId="6FEF0D77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น้อย</w:t>
            </w:r>
          </w:p>
        </w:tc>
      </w:tr>
      <w:tr w:rsidR="00F151B1" w:rsidRPr="003952A3" w14:paraId="0E6A45F9" w14:textId="77777777" w:rsidTr="00FE0AB1">
        <w:tc>
          <w:tcPr>
            <w:tcW w:w="9640" w:type="dxa"/>
            <w:gridSpan w:val="5"/>
          </w:tcPr>
          <w:p w14:paraId="180B8E99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3EF35F3E" w14:textId="77777777" w:rsidTr="00FE0AB1">
        <w:tc>
          <w:tcPr>
            <w:tcW w:w="9640" w:type="dxa"/>
            <w:gridSpan w:val="5"/>
          </w:tcPr>
          <w:p w14:paraId="1E0B1263" w14:textId="77777777" w:rsidR="00F151B1" w:rsidRDefault="00F151B1" w:rsidP="00FE0AB1"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เป็นยูสเคสที่ใช้งานสำหรับนำออกไฟล์รายงานหนังสือยอดนิยม</w:t>
            </w:r>
          </w:p>
          <w:p w14:paraId="29CD2AE5" w14:textId="77777777" w:rsidR="00F151B1" w:rsidRPr="00873F58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เพื่อนำข้อมูลไปใช้ในกระบวนการต่อไป</w:t>
            </w:r>
          </w:p>
        </w:tc>
      </w:tr>
      <w:tr w:rsidR="00F151B1" w:rsidRPr="003952A3" w14:paraId="1CDAF773" w14:textId="77777777" w:rsidTr="00FE0AB1">
        <w:tc>
          <w:tcPr>
            <w:tcW w:w="9640" w:type="dxa"/>
            <w:gridSpan w:val="5"/>
          </w:tcPr>
          <w:p w14:paraId="1999B560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รนำออกไฟล์รายงานหนังสือยอดนิยม</w:t>
            </w:r>
          </w:p>
          <w:p w14:paraId="38CFF446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6E86D28D" w14:textId="77777777" w:rsidTr="00FE0AB1">
        <w:tc>
          <w:tcPr>
            <w:tcW w:w="9640" w:type="dxa"/>
            <w:gridSpan w:val="5"/>
          </w:tcPr>
          <w:p w14:paraId="1753BE56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02B9AEA1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286D119C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7B494D36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462402A8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0024DCA0" w14:textId="77777777" w:rsidTr="00FE0AB1">
        <w:tc>
          <w:tcPr>
            <w:tcW w:w="2552" w:type="dxa"/>
          </w:tcPr>
          <w:p w14:paraId="45485E2A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4"/>
          </w:tcPr>
          <w:p w14:paraId="04513D50" w14:textId="77777777" w:rsidR="00F151B1" w:rsidRDefault="00F151B1" w:rsidP="00FE0AB1">
            <w:r w:rsidRPr="00B1375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B1375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B13758">
              <w:t xml:space="preserve"> “</w:t>
            </w:r>
            <w:r>
              <w:t>REPORT</w:t>
            </w:r>
            <w:r w:rsidRPr="00B13758">
              <w:t xml:space="preserve">” </w:t>
            </w:r>
            <w:r w:rsidRPr="00B13758">
              <w:rPr>
                <w:rFonts w:hint="cs"/>
                <w:cs/>
              </w:rPr>
              <w:t xml:space="preserve">และเลือกเมนู </w:t>
            </w:r>
            <w:r w:rsidRPr="00B13758">
              <w:t>“</w:t>
            </w:r>
            <w:r>
              <w:rPr>
                <w:rFonts w:hint="cs"/>
                <w:cs/>
              </w:rPr>
              <w:t>รายงานหนังสือยอดนิยม</w:t>
            </w:r>
            <w:r w:rsidRPr="00B13758">
              <w:t>”</w:t>
            </w:r>
          </w:p>
          <w:p w14:paraId="3BA9E78D" w14:textId="77777777" w:rsidR="00F151B1" w:rsidRPr="00B13758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2. ต้องมีข้อมูลรายการหนังสือที่ถูกยืมมากที่สุด</w:t>
            </w:r>
          </w:p>
        </w:tc>
      </w:tr>
      <w:tr w:rsidR="00F151B1" w:rsidRPr="003952A3" w14:paraId="6A42CEBF" w14:textId="77777777" w:rsidTr="00FE0AB1">
        <w:tc>
          <w:tcPr>
            <w:tcW w:w="2552" w:type="dxa"/>
          </w:tcPr>
          <w:p w14:paraId="213095C8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4"/>
          </w:tcPr>
          <w:p w14:paraId="5FEEE136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ไฟล์รายงานหนังสือยอดนิยม</w:t>
            </w:r>
          </w:p>
        </w:tc>
      </w:tr>
      <w:tr w:rsidR="00F151B1" w:rsidRPr="003952A3" w14:paraId="5EE06741" w14:textId="77777777" w:rsidTr="00FE0AB1">
        <w:tc>
          <w:tcPr>
            <w:tcW w:w="2552" w:type="dxa"/>
          </w:tcPr>
          <w:p w14:paraId="20027870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544" w:type="dxa"/>
            <w:gridSpan w:val="2"/>
          </w:tcPr>
          <w:p w14:paraId="19D32E9E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544" w:type="dxa"/>
            <w:gridSpan w:val="2"/>
          </w:tcPr>
          <w:p w14:paraId="55B01347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277123A6" w14:textId="77777777" w:rsidTr="00FE0AB1">
        <w:tc>
          <w:tcPr>
            <w:tcW w:w="2552" w:type="dxa"/>
          </w:tcPr>
          <w:p w14:paraId="61E607FF" w14:textId="77777777" w:rsidR="00F151B1" w:rsidRPr="003952A3" w:rsidRDefault="00F151B1" w:rsidP="00FE0AB1"/>
        </w:tc>
        <w:tc>
          <w:tcPr>
            <w:tcW w:w="3544" w:type="dxa"/>
            <w:gridSpan w:val="2"/>
          </w:tcPr>
          <w:p w14:paraId="50CDA43E" w14:textId="77777777" w:rsidR="00F151B1" w:rsidRPr="000A681E" w:rsidRDefault="00F151B1" w:rsidP="00FE0AB1"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REPORT</w:t>
            </w:r>
            <w:r w:rsidRPr="000A681E">
              <w:t>”</w:t>
            </w:r>
          </w:p>
          <w:p w14:paraId="7C22B9DC" w14:textId="77777777" w:rsidR="00F151B1" w:rsidRPr="000A681E" w:rsidRDefault="00F151B1" w:rsidP="00FE0AB1">
            <w:pPr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rPr>
                <w:rFonts w:hint="cs"/>
                <w:cs/>
              </w:rPr>
              <w:t>รายงานหนังสือยอดนิยม</w:t>
            </w:r>
            <w:r w:rsidRPr="000A681E">
              <w:t>”</w:t>
            </w:r>
          </w:p>
          <w:p w14:paraId="5B4116DF" w14:textId="77777777" w:rsidR="00F151B1" w:rsidRDefault="00F151B1" w:rsidP="00FE0AB1">
            <w:r>
              <w:t xml:space="preserve">3. </w:t>
            </w:r>
            <w:r>
              <w:rPr>
                <w:rFonts w:hint="cs"/>
                <w:cs/>
              </w:rPr>
              <w:t>เลือกช่วงระยะเวลาที่ต้องการรายงาน และกดปุ่มยืนยัน</w:t>
            </w:r>
          </w:p>
          <w:p w14:paraId="6B173CDB" w14:textId="77777777" w:rsidR="00F151B1" w:rsidRDefault="00F151B1" w:rsidP="00FE0AB1"/>
          <w:p w14:paraId="75868136" w14:textId="77777777" w:rsidR="00F151B1" w:rsidRDefault="00F151B1" w:rsidP="00FE0AB1">
            <w:r>
              <w:rPr>
                <w:rFonts w:hint="cs"/>
                <w:cs/>
              </w:rPr>
              <w:lastRenderedPageBreak/>
              <w:t>5. กดปุ่มยืนยัน</w:t>
            </w:r>
          </w:p>
          <w:p w14:paraId="4417E4EF" w14:textId="77777777" w:rsidR="00F151B1" w:rsidRPr="00286180" w:rsidRDefault="00F151B1" w:rsidP="00FE0AB1">
            <w:pPr>
              <w:rPr>
                <w:cs/>
              </w:rPr>
            </w:pPr>
          </w:p>
        </w:tc>
        <w:tc>
          <w:tcPr>
            <w:tcW w:w="3544" w:type="dxa"/>
            <w:gridSpan w:val="2"/>
          </w:tcPr>
          <w:p w14:paraId="63B68973" w14:textId="77777777" w:rsidR="00F151B1" w:rsidRDefault="00F151B1" w:rsidP="00FE0AB1"/>
          <w:p w14:paraId="6CC3FECE" w14:textId="77777777" w:rsidR="00F151B1" w:rsidRDefault="00F151B1" w:rsidP="00FE0AB1"/>
          <w:p w14:paraId="3613129B" w14:textId="77777777" w:rsidR="00F151B1" w:rsidRDefault="00F151B1" w:rsidP="00FE0AB1"/>
          <w:p w14:paraId="14BDA232" w14:textId="77777777" w:rsidR="00F151B1" w:rsidRDefault="00F151B1" w:rsidP="00FE0AB1"/>
          <w:p w14:paraId="4A04227E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4. แสดงรายงานหนังสือยอดนิยม</w:t>
            </w:r>
          </w:p>
          <w:p w14:paraId="1BAC1CCF" w14:textId="77777777" w:rsidR="00F151B1" w:rsidRDefault="00F151B1" w:rsidP="00FE0AB1"/>
          <w:p w14:paraId="34D9ED4B" w14:textId="77777777" w:rsidR="00F151B1" w:rsidRPr="00286180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6. นำออกไฟล์รายงานหนังสือยอดนิยม</w:t>
            </w:r>
          </w:p>
        </w:tc>
      </w:tr>
      <w:tr w:rsidR="00F151B1" w:rsidRPr="003952A3" w14:paraId="0F9A5A60" w14:textId="77777777" w:rsidTr="00FE0AB1">
        <w:tc>
          <w:tcPr>
            <w:tcW w:w="2552" w:type="dxa"/>
          </w:tcPr>
          <w:p w14:paraId="3A716322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lastRenderedPageBreak/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4"/>
          </w:tcPr>
          <w:p w14:paraId="2AF4E24C" w14:textId="77777777" w:rsidR="00F151B1" w:rsidRPr="003952A3" w:rsidRDefault="00F151B1" w:rsidP="00FE0AB1">
            <w:pPr>
              <w:rPr>
                <w:cs/>
              </w:rPr>
            </w:pPr>
            <w:r>
              <w:t xml:space="preserve">3. </w:t>
            </w:r>
            <w:r>
              <w:rPr>
                <w:rFonts w:hint="cs"/>
                <w:cs/>
              </w:rPr>
              <w:t>ถ้าช่วงระยะเวลานั้น ๆ ไม่มีข้อมูล จะไม่แสดงรายงานหนังสือยอดนิยม</w:t>
            </w:r>
          </w:p>
        </w:tc>
      </w:tr>
    </w:tbl>
    <w:p w14:paraId="74EDC843" w14:textId="30EC00C1" w:rsidR="00F151B1" w:rsidRDefault="00F151B1" w:rsidP="00337633">
      <w:pPr>
        <w:spacing w:before="0" w:after="160"/>
        <w:jc w:val="left"/>
      </w:pP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283"/>
        <w:gridCol w:w="1559"/>
        <w:gridCol w:w="1985"/>
      </w:tblGrid>
      <w:tr w:rsidR="00F151B1" w:rsidRPr="003952A3" w14:paraId="1740AECE" w14:textId="77777777" w:rsidTr="00FE0AB1">
        <w:tc>
          <w:tcPr>
            <w:tcW w:w="5813" w:type="dxa"/>
            <w:gridSpan w:val="2"/>
          </w:tcPr>
          <w:p w14:paraId="51EEFDE8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รายงานหนังสือที่ไม่นิยม</w:t>
            </w:r>
          </w:p>
        </w:tc>
        <w:tc>
          <w:tcPr>
            <w:tcW w:w="1842" w:type="dxa"/>
            <w:gridSpan w:val="2"/>
          </w:tcPr>
          <w:p w14:paraId="588F7F2D" w14:textId="77777777" w:rsidR="00F151B1" w:rsidRPr="00AD1F05" w:rsidRDefault="00F151B1" w:rsidP="00FE0AB1">
            <w:pPr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140ECFA5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7D311C9E" w14:textId="77777777" w:rsidTr="00FE0AB1">
        <w:tc>
          <w:tcPr>
            <w:tcW w:w="5813" w:type="dxa"/>
            <w:gridSpan w:val="2"/>
          </w:tcPr>
          <w:p w14:paraId="277EE1B7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3"/>
          </w:tcPr>
          <w:p w14:paraId="49A5EAE5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น้อย</w:t>
            </w:r>
          </w:p>
        </w:tc>
      </w:tr>
      <w:tr w:rsidR="00F151B1" w:rsidRPr="003952A3" w14:paraId="5A6B3A2C" w14:textId="77777777" w:rsidTr="00FE0AB1">
        <w:tc>
          <w:tcPr>
            <w:tcW w:w="9640" w:type="dxa"/>
            <w:gridSpan w:val="5"/>
          </w:tcPr>
          <w:p w14:paraId="6023D9E6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1835991B" w14:textId="77777777" w:rsidTr="00FE0AB1">
        <w:tc>
          <w:tcPr>
            <w:tcW w:w="9640" w:type="dxa"/>
            <w:gridSpan w:val="5"/>
          </w:tcPr>
          <w:p w14:paraId="5EA3A038" w14:textId="77777777" w:rsidR="00F151B1" w:rsidRDefault="00F151B1" w:rsidP="00FE0AB1"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เป็นยูสเคสที่ใช้งานสำหรับนำออกไฟล์รายงานหนังสือที่ไม่นิยม</w:t>
            </w:r>
          </w:p>
          <w:p w14:paraId="4646764F" w14:textId="77777777" w:rsidR="00F151B1" w:rsidRPr="00873F58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เพื่อนำข้อมูลไปใช้ในกระบวนการต่อไป</w:t>
            </w:r>
          </w:p>
        </w:tc>
      </w:tr>
      <w:tr w:rsidR="00F151B1" w:rsidRPr="003952A3" w14:paraId="6B5B00E2" w14:textId="77777777" w:rsidTr="00FE0AB1">
        <w:tc>
          <w:tcPr>
            <w:tcW w:w="9640" w:type="dxa"/>
            <w:gridSpan w:val="5"/>
          </w:tcPr>
          <w:p w14:paraId="5B3F6392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รนำออกไฟล์รายงานหนังสือที่ไม่นิยม</w:t>
            </w:r>
          </w:p>
          <w:p w14:paraId="29DBABD0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4E647D17" w14:textId="77777777" w:rsidTr="00FE0AB1">
        <w:tc>
          <w:tcPr>
            <w:tcW w:w="9640" w:type="dxa"/>
            <w:gridSpan w:val="5"/>
          </w:tcPr>
          <w:p w14:paraId="1D3DD265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67BD1C92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5CFDE980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13F3B2E3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07226AB6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11A83F90" w14:textId="77777777" w:rsidTr="00FE0AB1">
        <w:tc>
          <w:tcPr>
            <w:tcW w:w="2552" w:type="dxa"/>
          </w:tcPr>
          <w:p w14:paraId="001FC54F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4"/>
          </w:tcPr>
          <w:p w14:paraId="5DE11508" w14:textId="77777777" w:rsidR="00F151B1" w:rsidRDefault="00F151B1" w:rsidP="00FE0AB1">
            <w:r w:rsidRPr="00B1375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B1375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B13758">
              <w:t xml:space="preserve"> “</w:t>
            </w:r>
            <w:r>
              <w:t>REPORT</w:t>
            </w:r>
            <w:r w:rsidRPr="00B13758">
              <w:t xml:space="preserve">” </w:t>
            </w:r>
            <w:r w:rsidRPr="00B13758">
              <w:rPr>
                <w:rFonts w:hint="cs"/>
                <w:cs/>
              </w:rPr>
              <w:t xml:space="preserve">และเลือกเมนู </w:t>
            </w:r>
            <w:r w:rsidRPr="00B13758">
              <w:t>“</w:t>
            </w:r>
            <w:r>
              <w:rPr>
                <w:rFonts w:hint="cs"/>
                <w:cs/>
              </w:rPr>
              <w:t>รายงานหนังสือที่ไม่นิยม</w:t>
            </w:r>
            <w:r w:rsidRPr="00B13758">
              <w:t>”</w:t>
            </w:r>
          </w:p>
          <w:p w14:paraId="1EF0A9A1" w14:textId="77777777" w:rsidR="00F151B1" w:rsidRPr="00B13758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2. ต้องมีข้อมูลรายการหนังสือที่ถูกยืมน้อยที่สุด</w:t>
            </w:r>
          </w:p>
        </w:tc>
      </w:tr>
      <w:tr w:rsidR="00F151B1" w:rsidRPr="003952A3" w14:paraId="44C7E258" w14:textId="77777777" w:rsidTr="00FE0AB1">
        <w:tc>
          <w:tcPr>
            <w:tcW w:w="2552" w:type="dxa"/>
          </w:tcPr>
          <w:p w14:paraId="7E9B2205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4"/>
          </w:tcPr>
          <w:p w14:paraId="20750830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ไฟล์รายงานหนังสือที่ไม่นิยม</w:t>
            </w:r>
          </w:p>
        </w:tc>
      </w:tr>
      <w:tr w:rsidR="00F151B1" w:rsidRPr="003952A3" w14:paraId="14D55B46" w14:textId="77777777" w:rsidTr="00FE0AB1">
        <w:tc>
          <w:tcPr>
            <w:tcW w:w="2552" w:type="dxa"/>
          </w:tcPr>
          <w:p w14:paraId="434319B1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544" w:type="dxa"/>
            <w:gridSpan w:val="2"/>
          </w:tcPr>
          <w:p w14:paraId="003D7F56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544" w:type="dxa"/>
            <w:gridSpan w:val="2"/>
          </w:tcPr>
          <w:p w14:paraId="524AA629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51E7C8B6" w14:textId="77777777" w:rsidTr="00FE0AB1">
        <w:tc>
          <w:tcPr>
            <w:tcW w:w="2552" w:type="dxa"/>
          </w:tcPr>
          <w:p w14:paraId="581B4F44" w14:textId="77777777" w:rsidR="00F151B1" w:rsidRPr="003952A3" w:rsidRDefault="00F151B1" w:rsidP="00FE0AB1"/>
        </w:tc>
        <w:tc>
          <w:tcPr>
            <w:tcW w:w="3544" w:type="dxa"/>
            <w:gridSpan w:val="2"/>
          </w:tcPr>
          <w:p w14:paraId="2ABCBE71" w14:textId="77777777" w:rsidR="00F151B1" w:rsidRPr="000A681E" w:rsidRDefault="00F151B1" w:rsidP="00FE0AB1"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REPORT</w:t>
            </w:r>
            <w:r w:rsidRPr="000A681E">
              <w:t>”</w:t>
            </w:r>
          </w:p>
          <w:p w14:paraId="25E2CD9E" w14:textId="77777777" w:rsidR="00F151B1" w:rsidRPr="000A681E" w:rsidRDefault="00F151B1" w:rsidP="00FE0AB1">
            <w:pPr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rPr>
                <w:rFonts w:hint="cs"/>
                <w:cs/>
              </w:rPr>
              <w:t>รายงานหนังสือที่ไม่นิยม</w:t>
            </w:r>
            <w:r w:rsidRPr="000A681E">
              <w:t>”</w:t>
            </w:r>
          </w:p>
          <w:p w14:paraId="08F6F4B4" w14:textId="77777777" w:rsidR="00F151B1" w:rsidRDefault="00F151B1" w:rsidP="00FE0AB1">
            <w:r>
              <w:t xml:space="preserve">3. </w:t>
            </w:r>
            <w:r>
              <w:rPr>
                <w:rFonts w:hint="cs"/>
                <w:cs/>
              </w:rPr>
              <w:t>เลือกช่วงระยะเวลาที่ต้องการรายงาน และกดปุ่มยืนยัน</w:t>
            </w:r>
          </w:p>
          <w:p w14:paraId="051649C1" w14:textId="77777777" w:rsidR="00F151B1" w:rsidRDefault="00F151B1" w:rsidP="00FE0AB1"/>
          <w:p w14:paraId="4318129B" w14:textId="77777777" w:rsidR="00F151B1" w:rsidRDefault="00F151B1" w:rsidP="00FE0AB1">
            <w:r>
              <w:rPr>
                <w:rFonts w:hint="cs"/>
                <w:cs/>
              </w:rPr>
              <w:t>5. กดปุ่มยืนยัน</w:t>
            </w:r>
          </w:p>
          <w:p w14:paraId="0D8EA592" w14:textId="77777777" w:rsidR="00F151B1" w:rsidRPr="00286180" w:rsidRDefault="00F151B1" w:rsidP="00FE0AB1">
            <w:pPr>
              <w:rPr>
                <w:cs/>
              </w:rPr>
            </w:pPr>
          </w:p>
        </w:tc>
        <w:tc>
          <w:tcPr>
            <w:tcW w:w="3544" w:type="dxa"/>
            <w:gridSpan w:val="2"/>
          </w:tcPr>
          <w:p w14:paraId="34727CAD" w14:textId="77777777" w:rsidR="00F151B1" w:rsidRDefault="00F151B1" w:rsidP="00FE0AB1"/>
          <w:p w14:paraId="2725B9E3" w14:textId="77777777" w:rsidR="00F151B1" w:rsidRDefault="00F151B1" w:rsidP="00FE0AB1"/>
          <w:p w14:paraId="6D59066A" w14:textId="77777777" w:rsidR="00F151B1" w:rsidRDefault="00F151B1" w:rsidP="00FE0AB1"/>
          <w:p w14:paraId="0B57FF41" w14:textId="77777777" w:rsidR="00F151B1" w:rsidRDefault="00F151B1" w:rsidP="00FE0AB1"/>
          <w:p w14:paraId="49E82612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4. แสดงรายงานหนังสือที่ไม่นิยม</w:t>
            </w:r>
          </w:p>
          <w:p w14:paraId="6A0968FD" w14:textId="77777777" w:rsidR="00F151B1" w:rsidRDefault="00F151B1" w:rsidP="00FE0AB1"/>
          <w:p w14:paraId="060D93B2" w14:textId="77777777" w:rsidR="00F151B1" w:rsidRPr="00286180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6. นำออกไฟล์รายงานหนังสือที่ไม่นิยม</w:t>
            </w:r>
          </w:p>
        </w:tc>
      </w:tr>
      <w:tr w:rsidR="00F151B1" w:rsidRPr="003952A3" w14:paraId="1B36D390" w14:textId="77777777" w:rsidTr="00FE0AB1">
        <w:tc>
          <w:tcPr>
            <w:tcW w:w="2552" w:type="dxa"/>
          </w:tcPr>
          <w:p w14:paraId="440BDF09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4"/>
          </w:tcPr>
          <w:p w14:paraId="16782BD9" w14:textId="77777777" w:rsidR="00F151B1" w:rsidRPr="003952A3" w:rsidRDefault="00F151B1" w:rsidP="00FE0AB1">
            <w:pPr>
              <w:rPr>
                <w:cs/>
              </w:rPr>
            </w:pPr>
            <w:r>
              <w:t xml:space="preserve">3. </w:t>
            </w:r>
            <w:r>
              <w:rPr>
                <w:rFonts w:hint="cs"/>
                <w:cs/>
              </w:rPr>
              <w:t>ถ้าช่วงระยะเวลานั้น ๆ ไม่มีข้อมูล จะไม่แสดงรายงานหนังสือที่ไม่นิยม</w:t>
            </w:r>
          </w:p>
        </w:tc>
      </w:tr>
    </w:tbl>
    <w:p w14:paraId="68E5C7F9" w14:textId="3BAA7E01" w:rsidR="00F151B1" w:rsidRDefault="00F151B1" w:rsidP="00337633">
      <w:pPr>
        <w:spacing w:before="0" w:after="160"/>
        <w:jc w:val="left"/>
      </w:pP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283"/>
        <w:gridCol w:w="1559"/>
        <w:gridCol w:w="1985"/>
      </w:tblGrid>
      <w:tr w:rsidR="00F151B1" w:rsidRPr="003952A3" w14:paraId="7EF09DD3" w14:textId="77777777" w:rsidTr="00FE0AB1">
        <w:tc>
          <w:tcPr>
            <w:tcW w:w="5813" w:type="dxa"/>
            <w:gridSpan w:val="2"/>
          </w:tcPr>
          <w:p w14:paraId="6CC23D6C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รายงานวารสารยอดนิยม</w:t>
            </w:r>
          </w:p>
        </w:tc>
        <w:tc>
          <w:tcPr>
            <w:tcW w:w="1842" w:type="dxa"/>
            <w:gridSpan w:val="2"/>
          </w:tcPr>
          <w:p w14:paraId="72BB433B" w14:textId="77777777" w:rsidR="00F151B1" w:rsidRPr="00AD1F05" w:rsidRDefault="00F151B1" w:rsidP="00FE0AB1">
            <w:pPr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150F16F6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30252E31" w14:textId="77777777" w:rsidTr="00FE0AB1">
        <w:tc>
          <w:tcPr>
            <w:tcW w:w="5813" w:type="dxa"/>
            <w:gridSpan w:val="2"/>
          </w:tcPr>
          <w:p w14:paraId="6FE3AC46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3"/>
          </w:tcPr>
          <w:p w14:paraId="0C54E6C1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น้อย</w:t>
            </w:r>
          </w:p>
        </w:tc>
      </w:tr>
      <w:tr w:rsidR="00F151B1" w:rsidRPr="003952A3" w14:paraId="7E8A228E" w14:textId="77777777" w:rsidTr="00FE0AB1">
        <w:tc>
          <w:tcPr>
            <w:tcW w:w="9640" w:type="dxa"/>
            <w:gridSpan w:val="5"/>
          </w:tcPr>
          <w:p w14:paraId="1D69CA7F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5416250C" w14:textId="77777777" w:rsidTr="00FE0AB1">
        <w:tc>
          <w:tcPr>
            <w:tcW w:w="9640" w:type="dxa"/>
            <w:gridSpan w:val="5"/>
          </w:tcPr>
          <w:p w14:paraId="145C992D" w14:textId="77777777" w:rsidR="00F151B1" w:rsidRDefault="00F151B1" w:rsidP="00FE0AB1"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เป็นยูสเคสที่ใช้งานสำหรับนำออกไฟล์รายงานวารสารยอดนิยม</w:t>
            </w:r>
          </w:p>
          <w:p w14:paraId="3F6D02ED" w14:textId="77777777" w:rsidR="00F151B1" w:rsidRPr="00873F58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เพื่อนำข้อมูลไปใช้ในกระบวนการต่อไป</w:t>
            </w:r>
          </w:p>
        </w:tc>
      </w:tr>
      <w:tr w:rsidR="00F151B1" w:rsidRPr="003952A3" w14:paraId="794A06C5" w14:textId="77777777" w:rsidTr="00FE0AB1">
        <w:tc>
          <w:tcPr>
            <w:tcW w:w="9640" w:type="dxa"/>
            <w:gridSpan w:val="5"/>
          </w:tcPr>
          <w:p w14:paraId="70982D3A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รนำออกไฟล์รายงานวารสารยอดนิยม</w:t>
            </w:r>
          </w:p>
          <w:p w14:paraId="190BEB2E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56F0FACC" w14:textId="77777777" w:rsidTr="00FE0AB1">
        <w:tc>
          <w:tcPr>
            <w:tcW w:w="9640" w:type="dxa"/>
            <w:gridSpan w:val="5"/>
          </w:tcPr>
          <w:p w14:paraId="27F2A336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226C1AF9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28537975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25673D6B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04AC0964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70913A44" w14:textId="77777777" w:rsidTr="00FE0AB1">
        <w:tc>
          <w:tcPr>
            <w:tcW w:w="2552" w:type="dxa"/>
          </w:tcPr>
          <w:p w14:paraId="75D24A29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lastRenderedPageBreak/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4"/>
          </w:tcPr>
          <w:p w14:paraId="1F73EFDF" w14:textId="77777777" w:rsidR="00F151B1" w:rsidRDefault="00F151B1" w:rsidP="00FE0AB1">
            <w:r w:rsidRPr="00B1375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B1375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B13758">
              <w:t xml:space="preserve"> “</w:t>
            </w:r>
            <w:r>
              <w:t>REPORT</w:t>
            </w:r>
            <w:r w:rsidRPr="00B13758">
              <w:t xml:space="preserve">” </w:t>
            </w:r>
            <w:r w:rsidRPr="00B13758">
              <w:rPr>
                <w:rFonts w:hint="cs"/>
                <w:cs/>
              </w:rPr>
              <w:t xml:space="preserve">และเลือกเมนู </w:t>
            </w:r>
            <w:r w:rsidRPr="00B13758">
              <w:t>“</w:t>
            </w:r>
            <w:r>
              <w:rPr>
                <w:rFonts w:hint="cs"/>
                <w:cs/>
              </w:rPr>
              <w:t>รายงานวารสารยอดนิยม</w:t>
            </w:r>
            <w:r w:rsidRPr="00B13758">
              <w:t>”</w:t>
            </w:r>
          </w:p>
          <w:p w14:paraId="3DC603EC" w14:textId="77777777" w:rsidR="00F151B1" w:rsidRPr="00B13758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2. ต้องมีข้อมูลรายการวารสารที่ถูกยืมมากที่สุด</w:t>
            </w:r>
          </w:p>
        </w:tc>
      </w:tr>
      <w:tr w:rsidR="00F151B1" w:rsidRPr="003952A3" w14:paraId="37C99565" w14:textId="77777777" w:rsidTr="00FE0AB1">
        <w:tc>
          <w:tcPr>
            <w:tcW w:w="2552" w:type="dxa"/>
          </w:tcPr>
          <w:p w14:paraId="0E753220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4"/>
          </w:tcPr>
          <w:p w14:paraId="4110ACFF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ไฟล์รายงานวารสารยอดนิยม</w:t>
            </w:r>
          </w:p>
        </w:tc>
      </w:tr>
      <w:tr w:rsidR="00F151B1" w:rsidRPr="003952A3" w14:paraId="14693136" w14:textId="77777777" w:rsidTr="00FE0AB1">
        <w:tc>
          <w:tcPr>
            <w:tcW w:w="2552" w:type="dxa"/>
          </w:tcPr>
          <w:p w14:paraId="4B75069A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544" w:type="dxa"/>
            <w:gridSpan w:val="2"/>
          </w:tcPr>
          <w:p w14:paraId="638B23A6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544" w:type="dxa"/>
            <w:gridSpan w:val="2"/>
          </w:tcPr>
          <w:p w14:paraId="6BE3921C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04B6E9F9" w14:textId="77777777" w:rsidTr="00FE0AB1">
        <w:tc>
          <w:tcPr>
            <w:tcW w:w="2552" w:type="dxa"/>
          </w:tcPr>
          <w:p w14:paraId="2291B3F8" w14:textId="77777777" w:rsidR="00F151B1" w:rsidRPr="003952A3" w:rsidRDefault="00F151B1" w:rsidP="00FE0AB1"/>
        </w:tc>
        <w:tc>
          <w:tcPr>
            <w:tcW w:w="3544" w:type="dxa"/>
            <w:gridSpan w:val="2"/>
          </w:tcPr>
          <w:p w14:paraId="4AB1F248" w14:textId="77777777" w:rsidR="00F151B1" w:rsidRPr="000A681E" w:rsidRDefault="00F151B1" w:rsidP="00FE0AB1"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REPORT</w:t>
            </w:r>
            <w:r w:rsidRPr="000A681E">
              <w:t>”</w:t>
            </w:r>
          </w:p>
          <w:p w14:paraId="27A88F0C" w14:textId="77777777" w:rsidR="00F151B1" w:rsidRPr="000A681E" w:rsidRDefault="00F151B1" w:rsidP="00FE0AB1">
            <w:pPr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rPr>
                <w:rFonts w:hint="cs"/>
                <w:cs/>
              </w:rPr>
              <w:t>รายงานวารสารยอดนิยม</w:t>
            </w:r>
            <w:r w:rsidRPr="000A681E">
              <w:t>”</w:t>
            </w:r>
          </w:p>
          <w:p w14:paraId="08847F80" w14:textId="77777777" w:rsidR="00F151B1" w:rsidRDefault="00F151B1" w:rsidP="00FE0AB1">
            <w:r>
              <w:t xml:space="preserve">3. </w:t>
            </w:r>
            <w:r>
              <w:rPr>
                <w:rFonts w:hint="cs"/>
                <w:cs/>
              </w:rPr>
              <w:t>เลือกช่วงระยะเวลาที่ต้องการรายงาน และกดปุ่มยืนยัน</w:t>
            </w:r>
          </w:p>
          <w:p w14:paraId="5E1C178E" w14:textId="77777777" w:rsidR="00F151B1" w:rsidRDefault="00F151B1" w:rsidP="00FE0AB1"/>
          <w:p w14:paraId="76C09C6B" w14:textId="77777777" w:rsidR="00F151B1" w:rsidRDefault="00F151B1" w:rsidP="00FE0AB1">
            <w:r>
              <w:rPr>
                <w:rFonts w:hint="cs"/>
                <w:cs/>
              </w:rPr>
              <w:t>5. กดปุ่มยืนยัน</w:t>
            </w:r>
          </w:p>
          <w:p w14:paraId="563D9C0C" w14:textId="77777777" w:rsidR="00F151B1" w:rsidRPr="00286180" w:rsidRDefault="00F151B1" w:rsidP="00FE0AB1">
            <w:pPr>
              <w:rPr>
                <w:cs/>
              </w:rPr>
            </w:pPr>
          </w:p>
        </w:tc>
        <w:tc>
          <w:tcPr>
            <w:tcW w:w="3544" w:type="dxa"/>
            <w:gridSpan w:val="2"/>
          </w:tcPr>
          <w:p w14:paraId="149856D9" w14:textId="77777777" w:rsidR="00F151B1" w:rsidRDefault="00F151B1" w:rsidP="00FE0AB1"/>
          <w:p w14:paraId="3348782F" w14:textId="77777777" w:rsidR="00F151B1" w:rsidRDefault="00F151B1" w:rsidP="00FE0AB1"/>
          <w:p w14:paraId="7E376322" w14:textId="77777777" w:rsidR="00F151B1" w:rsidRDefault="00F151B1" w:rsidP="00FE0AB1"/>
          <w:p w14:paraId="2DE31B2B" w14:textId="77777777" w:rsidR="00F151B1" w:rsidRDefault="00F151B1" w:rsidP="00FE0AB1"/>
          <w:p w14:paraId="7C96185C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4. แสดงรายงานวารสารยอดนิยม</w:t>
            </w:r>
          </w:p>
          <w:p w14:paraId="2531762A" w14:textId="77777777" w:rsidR="00F151B1" w:rsidRDefault="00F151B1" w:rsidP="00FE0AB1"/>
          <w:p w14:paraId="758EDCBB" w14:textId="77777777" w:rsidR="00F151B1" w:rsidRPr="00286180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6. นำออกไฟล์รายงานวารสารยอดนิยม</w:t>
            </w:r>
          </w:p>
        </w:tc>
      </w:tr>
      <w:tr w:rsidR="00F151B1" w:rsidRPr="003952A3" w14:paraId="06D2FC1E" w14:textId="77777777" w:rsidTr="00FE0AB1">
        <w:tc>
          <w:tcPr>
            <w:tcW w:w="2552" w:type="dxa"/>
          </w:tcPr>
          <w:p w14:paraId="783AA8A1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4"/>
          </w:tcPr>
          <w:p w14:paraId="7D642B03" w14:textId="77777777" w:rsidR="00F151B1" w:rsidRPr="003952A3" w:rsidRDefault="00F151B1" w:rsidP="00FE0AB1">
            <w:pPr>
              <w:rPr>
                <w:cs/>
              </w:rPr>
            </w:pPr>
            <w:r>
              <w:t xml:space="preserve">3. </w:t>
            </w:r>
            <w:r>
              <w:rPr>
                <w:rFonts w:hint="cs"/>
                <w:cs/>
              </w:rPr>
              <w:t>ถ้าช่วงระยะเวลานั้น ๆ ไม่มีข้อมูล จะไม่แสดงรายงานวารสารยอดนิยม</w:t>
            </w:r>
          </w:p>
        </w:tc>
      </w:tr>
    </w:tbl>
    <w:p w14:paraId="16B0CEBF" w14:textId="1471DCF1" w:rsidR="00F151B1" w:rsidRDefault="00F151B1" w:rsidP="00337633">
      <w:pPr>
        <w:spacing w:before="0" w:after="160"/>
        <w:jc w:val="left"/>
      </w:pP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283"/>
        <w:gridCol w:w="1559"/>
        <w:gridCol w:w="1985"/>
      </w:tblGrid>
      <w:tr w:rsidR="00F151B1" w:rsidRPr="003952A3" w14:paraId="3CC83C92" w14:textId="77777777" w:rsidTr="00FE0AB1">
        <w:tc>
          <w:tcPr>
            <w:tcW w:w="5813" w:type="dxa"/>
            <w:gridSpan w:val="2"/>
          </w:tcPr>
          <w:p w14:paraId="517FB589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รายงานวารสารที่ไม่นิยม</w:t>
            </w:r>
          </w:p>
        </w:tc>
        <w:tc>
          <w:tcPr>
            <w:tcW w:w="1842" w:type="dxa"/>
            <w:gridSpan w:val="2"/>
          </w:tcPr>
          <w:p w14:paraId="2B6434F8" w14:textId="77777777" w:rsidR="00F151B1" w:rsidRPr="00AD1F05" w:rsidRDefault="00F151B1" w:rsidP="00FE0AB1">
            <w:pPr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3E50CCA9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7E609780" w14:textId="77777777" w:rsidTr="00FE0AB1">
        <w:tc>
          <w:tcPr>
            <w:tcW w:w="5813" w:type="dxa"/>
            <w:gridSpan w:val="2"/>
          </w:tcPr>
          <w:p w14:paraId="68C88A53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3"/>
          </w:tcPr>
          <w:p w14:paraId="706F7175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น้อย</w:t>
            </w:r>
          </w:p>
        </w:tc>
      </w:tr>
      <w:tr w:rsidR="00F151B1" w:rsidRPr="003952A3" w14:paraId="6FD8864E" w14:textId="77777777" w:rsidTr="00FE0AB1">
        <w:tc>
          <w:tcPr>
            <w:tcW w:w="9640" w:type="dxa"/>
            <w:gridSpan w:val="5"/>
          </w:tcPr>
          <w:p w14:paraId="5AA10F65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5446A6A3" w14:textId="77777777" w:rsidTr="00FE0AB1">
        <w:tc>
          <w:tcPr>
            <w:tcW w:w="9640" w:type="dxa"/>
            <w:gridSpan w:val="5"/>
          </w:tcPr>
          <w:p w14:paraId="60A55EC3" w14:textId="77777777" w:rsidR="00F151B1" w:rsidRDefault="00F151B1" w:rsidP="00FE0AB1"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เป็นยูสเคสที่ใช้งานสำหรับนำออกไฟล์รายงานวารสารที่ไม่นิยม</w:t>
            </w:r>
          </w:p>
          <w:p w14:paraId="43314591" w14:textId="77777777" w:rsidR="00F151B1" w:rsidRPr="00873F58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เพื่อนำข้อมูลไปใช้ในกระบวนการต่อไป</w:t>
            </w:r>
          </w:p>
        </w:tc>
      </w:tr>
      <w:tr w:rsidR="00F151B1" w:rsidRPr="003952A3" w14:paraId="7A224A37" w14:textId="77777777" w:rsidTr="00FE0AB1">
        <w:tc>
          <w:tcPr>
            <w:tcW w:w="9640" w:type="dxa"/>
            <w:gridSpan w:val="5"/>
          </w:tcPr>
          <w:p w14:paraId="3573A8B0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รนำออกไฟล์รายงานวารสารที่ไม่นิยม</w:t>
            </w:r>
          </w:p>
          <w:p w14:paraId="311B29E0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11B23000" w14:textId="77777777" w:rsidTr="00FE0AB1">
        <w:tc>
          <w:tcPr>
            <w:tcW w:w="9640" w:type="dxa"/>
            <w:gridSpan w:val="5"/>
          </w:tcPr>
          <w:p w14:paraId="10862A00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lastRenderedPageBreak/>
              <w:t>ความสัมพันธ์</w:t>
            </w:r>
          </w:p>
          <w:p w14:paraId="06060BF5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31057432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394772DD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050E53D1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6933415E" w14:textId="77777777" w:rsidTr="00FE0AB1">
        <w:tc>
          <w:tcPr>
            <w:tcW w:w="2552" w:type="dxa"/>
          </w:tcPr>
          <w:p w14:paraId="7BE836E1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4"/>
          </w:tcPr>
          <w:p w14:paraId="168E4F80" w14:textId="77777777" w:rsidR="00F151B1" w:rsidRDefault="00F151B1" w:rsidP="00FE0AB1">
            <w:r w:rsidRPr="00B1375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B1375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B13758">
              <w:t xml:space="preserve"> “</w:t>
            </w:r>
            <w:r>
              <w:t>REPORT</w:t>
            </w:r>
            <w:r w:rsidRPr="00B13758">
              <w:t xml:space="preserve">” </w:t>
            </w:r>
            <w:r w:rsidRPr="00B13758">
              <w:rPr>
                <w:rFonts w:hint="cs"/>
                <w:cs/>
              </w:rPr>
              <w:t xml:space="preserve">และเลือกเมนู </w:t>
            </w:r>
            <w:r w:rsidRPr="00B13758">
              <w:t>“</w:t>
            </w:r>
            <w:r>
              <w:rPr>
                <w:rFonts w:hint="cs"/>
                <w:cs/>
              </w:rPr>
              <w:t>รายงานวารสารที่ไม่นิยม</w:t>
            </w:r>
            <w:r w:rsidRPr="00B13758">
              <w:t>”</w:t>
            </w:r>
          </w:p>
          <w:p w14:paraId="6C8C9B6B" w14:textId="77777777" w:rsidR="00F151B1" w:rsidRPr="00B13758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2. ต้องมีข้อมูลรายการวารสารที่ถูกยืมน้อยที่สุด</w:t>
            </w:r>
          </w:p>
        </w:tc>
      </w:tr>
      <w:tr w:rsidR="00F151B1" w:rsidRPr="003952A3" w14:paraId="1552DEB0" w14:textId="77777777" w:rsidTr="00FE0AB1">
        <w:tc>
          <w:tcPr>
            <w:tcW w:w="2552" w:type="dxa"/>
          </w:tcPr>
          <w:p w14:paraId="6E5FA9C2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4"/>
          </w:tcPr>
          <w:p w14:paraId="670065EB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ไฟล์รายงานวารสารที่ไม่นิยม</w:t>
            </w:r>
          </w:p>
        </w:tc>
      </w:tr>
      <w:tr w:rsidR="00F151B1" w:rsidRPr="003952A3" w14:paraId="1D884701" w14:textId="77777777" w:rsidTr="00FE0AB1">
        <w:tc>
          <w:tcPr>
            <w:tcW w:w="2552" w:type="dxa"/>
          </w:tcPr>
          <w:p w14:paraId="2735B226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544" w:type="dxa"/>
            <w:gridSpan w:val="2"/>
          </w:tcPr>
          <w:p w14:paraId="520015B9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544" w:type="dxa"/>
            <w:gridSpan w:val="2"/>
          </w:tcPr>
          <w:p w14:paraId="684E43B4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19DAAF95" w14:textId="77777777" w:rsidTr="00FE0AB1">
        <w:tc>
          <w:tcPr>
            <w:tcW w:w="2552" w:type="dxa"/>
          </w:tcPr>
          <w:p w14:paraId="1018B973" w14:textId="77777777" w:rsidR="00F151B1" w:rsidRPr="003952A3" w:rsidRDefault="00F151B1" w:rsidP="00FE0AB1"/>
        </w:tc>
        <w:tc>
          <w:tcPr>
            <w:tcW w:w="3544" w:type="dxa"/>
            <w:gridSpan w:val="2"/>
          </w:tcPr>
          <w:p w14:paraId="1F8F1A37" w14:textId="77777777" w:rsidR="00F151B1" w:rsidRPr="000A681E" w:rsidRDefault="00F151B1" w:rsidP="00FE0AB1"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REPORT</w:t>
            </w:r>
            <w:r w:rsidRPr="000A681E">
              <w:t>”</w:t>
            </w:r>
          </w:p>
          <w:p w14:paraId="4FED749D" w14:textId="77777777" w:rsidR="00F151B1" w:rsidRPr="000A681E" w:rsidRDefault="00F151B1" w:rsidP="00FE0AB1">
            <w:pPr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rPr>
                <w:rFonts w:hint="cs"/>
                <w:cs/>
              </w:rPr>
              <w:t>รายงานวารสารที่ไม่นิยม</w:t>
            </w:r>
            <w:r w:rsidRPr="000A681E">
              <w:t>”</w:t>
            </w:r>
          </w:p>
          <w:p w14:paraId="639F938F" w14:textId="77777777" w:rsidR="00F151B1" w:rsidRDefault="00F151B1" w:rsidP="00FE0AB1">
            <w:r>
              <w:t xml:space="preserve">3. </w:t>
            </w:r>
            <w:r>
              <w:rPr>
                <w:rFonts w:hint="cs"/>
                <w:cs/>
              </w:rPr>
              <w:t>เลือกช่วงระยะเวลาที่ต้องการรายงาน และกดปุ่มยืนยัน</w:t>
            </w:r>
          </w:p>
          <w:p w14:paraId="7BECBDB2" w14:textId="77777777" w:rsidR="00F151B1" w:rsidRDefault="00F151B1" w:rsidP="00FE0AB1"/>
          <w:p w14:paraId="44365352" w14:textId="77777777" w:rsidR="00F151B1" w:rsidRDefault="00F151B1" w:rsidP="00FE0AB1">
            <w:r>
              <w:rPr>
                <w:rFonts w:hint="cs"/>
                <w:cs/>
              </w:rPr>
              <w:t>5. กดปุ่มยืนยัน</w:t>
            </w:r>
          </w:p>
          <w:p w14:paraId="73273BCA" w14:textId="77777777" w:rsidR="00F151B1" w:rsidRPr="00286180" w:rsidRDefault="00F151B1" w:rsidP="00FE0AB1">
            <w:pPr>
              <w:rPr>
                <w:cs/>
              </w:rPr>
            </w:pPr>
          </w:p>
        </w:tc>
        <w:tc>
          <w:tcPr>
            <w:tcW w:w="3544" w:type="dxa"/>
            <w:gridSpan w:val="2"/>
          </w:tcPr>
          <w:p w14:paraId="432DADC4" w14:textId="77777777" w:rsidR="00F151B1" w:rsidRDefault="00F151B1" w:rsidP="00FE0AB1"/>
          <w:p w14:paraId="4A701BEF" w14:textId="77777777" w:rsidR="00F151B1" w:rsidRDefault="00F151B1" w:rsidP="00FE0AB1"/>
          <w:p w14:paraId="49EC7099" w14:textId="77777777" w:rsidR="00F151B1" w:rsidRDefault="00F151B1" w:rsidP="00FE0AB1"/>
          <w:p w14:paraId="0EA87015" w14:textId="77777777" w:rsidR="00F151B1" w:rsidRDefault="00F151B1" w:rsidP="00FE0AB1"/>
          <w:p w14:paraId="6EE08894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4. แสดงรายงานวารสารที่ไม่นิยม</w:t>
            </w:r>
          </w:p>
          <w:p w14:paraId="36E48363" w14:textId="77777777" w:rsidR="00F151B1" w:rsidRDefault="00F151B1" w:rsidP="00FE0AB1"/>
          <w:p w14:paraId="77913CE9" w14:textId="77777777" w:rsidR="00F151B1" w:rsidRPr="00286180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6. นำออกไฟล์รายงานวารสารที่ไม่นิยม</w:t>
            </w:r>
          </w:p>
        </w:tc>
      </w:tr>
      <w:tr w:rsidR="00F151B1" w:rsidRPr="003952A3" w14:paraId="33C9C61A" w14:textId="77777777" w:rsidTr="00FE0AB1">
        <w:tc>
          <w:tcPr>
            <w:tcW w:w="2552" w:type="dxa"/>
          </w:tcPr>
          <w:p w14:paraId="758EA132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4"/>
          </w:tcPr>
          <w:p w14:paraId="7BCAF299" w14:textId="77777777" w:rsidR="00F151B1" w:rsidRPr="003952A3" w:rsidRDefault="00F151B1" w:rsidP="00FE0AB1">
            <w:pPr>
              <w:rPr>
                <w:cs/>
              </w:rPr>
            </w:pPr>
            <w:r>
              <w:t xml:space="preserve">3. </w:t>
            </w:r>
            <w:r>
              <w:rPr>
                <w:rFonts w:hint="cs"/>
                <w:cs/>
              </w:rPr>
              <w:t>ถ้าช่วงระยะเวลานั้น ๆ ไม่มีข้อมูล จะไม่แสดงรายงานวารสารที่ไม่นิยม</w:t>
            </w:r>
          </w:p>
        </w:tc>
      </w:tr>
    </w:tbl>
    <w:p w14:paraId="6F35B5E8" w14:textId="344AF491" w:rsidR="00F151B1" w:rsidRDefault="00F151B1" w:rsidP="00337633">
      <w:pPr>
        <w:spacing w:before="0" w:after="160"/>
        <w:jc w:val="left"/>
      </w:pP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283"/>
        <w:gridCol w:w="1559"/>
        <w:gridCol w:w="1985"/>
      </w:tblGrid>
      <w:tr w:rsidR="00F151B1" w:rsidRPr="003952A3" w14:paraId="704BCFD5" w14:textId="77777777" w:rsidTr="00FE0AB1">
        <w:tc>
          <w:tcPr>
            <w:tcW w:w="5813" w:type="dxa"/>
            <w:gridSpan w:val="2"/>
          </w:tcPr>
          <w:p w14:paraId="26EAC91F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รายงานโสตทัศนวัสดุยอดนิยม</w:t>
            </w:r>
          </w:p>
        </w:tc>
        <w:tc>
          <w:tcPr>
            <w:tcW w:w="1842" w:type="dxa"/>
            <w:gridSpan w:val="2"/>
          </w:tcPr>
          <w:p w14:paraId="183262D6" w14:textId="77777777" w:rsidR="00F151B1" w:rsidRPr="00AD1F05" w:rsidRDefault="00F151B1" w:rsidP="00FE0AB1">
            <w:pPr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60066489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2F734E9E" w14:textId="77777777" w:rsidTr="00FE0AB1">
        <w:tc>
          <w:tcPr>
            <w:tcW w:w="5813" w:type="dxa"/>
            <w:gridSpan w:val="2"/>
          </w:tcPr>
          <w:p w14:paraId="27710615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3"/>
          </w:tcPr>
          <w:p w14:paraId="36031617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น้อย</w:t>
            </w:r>
          </w:p>
        </w:tc>
      </w:tr>
      <w:tr w:rsidR="00F151B1" w:rsidRPr="003952A3" w14:paraId="74A91FAE" w14:textId="77777777" w:rsidTr="00FE0AB1">
        <w:tc>
          <w:tcPr>
            <w:tcW w:w="9640" w:type="dxa"/>
            <w:gridSpan w:val="5"/>
          </w:tcPr>
          <w:p w14:paraId="759BCA34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4524A8A5" w14:textId="77777777" w:rsidTr="00FE0AB1">
        <w:tc>
          <w:tcPr>
            <w:tcW w:w="9640" w:type="dxa"/>
            <w:gridSpan w:val="5"/>
          </w:tcPr>
          <w:p w14:paraId="17313A8B" w14:textId="77777777" w:rsidR="00F151B1" w:rsidRDefault="00F151B1" w:rsidP="00FE0AB1">
            <w:r w:rsidRPr="003952A3">
              <w:rPr>
                <w:rFonts w:hint="cs"/>
                <w:b/>
                <w:bCs/>
                <w:cs/>
              </w:rPr>
              <w:lastRenderedPageBreak/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เป็นยูสเคสที่ใช้งานสำหรับนำออกไฟล์รายงานโสตทัศนวัสดุยอดนิยม</w:t>
            </w:r>
          </w:p>
          <w:p w14:paraId="569FA25D" w14:textId="77777777" w:rsidR="00F151B1" w:rsidRPr="00873F58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เพื่อนำข้อมูลไปใช้ในกระบวนการต่อไป</w:t>
            </w:r>
          </w:p>
        </w:tc>
      </w:tr>
      <w:tr w:rsidR="00F151B1" w:rsidRPr="003952A3" w14:paraId="09926B50" w14:textId="77777777" w:rsidTr="00FE0AB1">
        <w:tc>
          <w:tcPr>
            <w:tcW w:w="9640" w:type="dxa"/>
            <w:gridSpan w:val="5"/>
          </w:tcPr>
          <w:p w14:paraId="2A669A22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รนำออกไฟล์รายงานโสตทัศนวัสดุยอดนิยม</w:t>
            </w:r>
          </w:p>
          <w:p w14:paraId="3D33DC2C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748FBDA7" w14:textId="77777777" w:rsidTr="00FE0AB1">
        <w:tc>
          <w:tcPr>
            <w:tcW w:w="9640" w:type="dxa"/>
            <w:gridSpan w:val="5"/>
          </w:tcPr>
          <w:p w14:paraId="512BA20B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11F472DD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69E74D38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698A3B60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7714D080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44B05E94" w14:textId="77777777" w:rsidTr="00FE0AB1">
        <w:tc>
          <w:tcPr>
            <w:tcW w:w="2552" w:type="dxa"/>
          </w:tcPr>
          <w:p w14:paraId="496B92F3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4"/>
          </w:tcPr>
          <w:p w14:paraId="3EF141AE" w14:textId="77777777" w:rsidR="00F151B1" w:rsidRDefault="00F151B1" w:rsidP="00FE0AB1">
            <w:r w:rsidRPr="00B1375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B1375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B13758">
              <w:t xml:space="preserve"> “</w:t>
            </w:r>
            <w:r>
              <w:t>REPORT</w:t>
            </w:r>
            <w:r w:rsidRPr="00B13758">
              <w:t xml:space="preserve">” </w:t>
            </w:r>
            <w:r w:rsidRPr="00B13758">
              <w:rPr>
                <w:rFonts w:hint="cs"/>
                <w:cs/>
              </w:rPr>
              <w:t xml:space="preserve">และเลือกเมนู </w:t>
            </w:r>
            <w:r w:rsidRPr="00B13758">
              <w:t>“</w:t>
            </w:r>
            <w:r>
              <w:rPr>
                <w:rFonts w:hint="cs"/>
                <w:cs/>
              </w:rPr>
              <w:t>รายงานโสตทัศนวัสดุยอดนิยม</w:t>
            </w:r>
            <w:r w:rsidRPr="00B13758">
              <w:t>”</w:t>
            </w:r>
          </w:p>
          <w:p w14:paraId="48717C0A" w14:textId="77777777" w:rsidR="00F151B1" w:rsidRPr="00B13758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2. ต้องมีข้อมูลรายการโสตทัศนวัสดุที่ถูกยืมมากที่สุด</w:t>
            </w:r>
          </w:p>
        </w:tc>
      </w:tr>
      <w:tr w:rsidR="00F151B1" w:rsidRPr="003952A3" w14:paraId="1C33EC50" w14:textId="77777777" w:rsidTr="00FE0AB1">
        <w:tc>
          <w:tcPr>
            <w:tcW w:w="2552" w:type="dxa"/>
          </w:tcPr>
          <w:p w14:paraId="3D293087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4"/>
          </w:tcPr>
          <w:p w14:paraId="70377FEF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ไฟล์รายงานโสตทัศนวัสดุยอดนิยม</w:t>
            </w:r>
          </w:p>
        </w:tc>
      </w:tr>
      <w:tr w:rsidR="00F151B1" w:rsidRPr="003952A3" w14:paraId="0F96B269" w14:textId="77777777" w:rsidTr="00FE0AB1">
        <w:tc>
          <w:tcPr>
            <w:tcW w:w="2552" w:type="dxa"/>
          </w:tcPr>
          <w:p w14:paraId="0EFD6F8A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544" w:type="dxa"/>
            <w:gridSpan w:val="2"/>
          </w:tcPr>
          <w:p w14:paraId="2BACB6A2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544" w:type="dxa"/>
            <w:gridSpan w:val="2"/>
          </w:tcPr>
          <w:p w14:paraId="1BE732DB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4D8DCA62" w14:textId="77777777" w:rsidTr="00FE0AB1">
        <w:tc>
          <w:tcPr>
            <w:tcW w:w="2552" w:type="dxa"/>
          </w:tcPr>
          <w:p w14:paraId="23471820" w14:textId="77777777" w:rsidR="00F151B1" w:rsidRPr="003952A3" w:rsidRDefault="00F151B1" w:rsidP="00FE0AB1"/>
        </w:tc>
        <w:tc>
          <w:tcPr>
            <w:tcW w:w="3544" w:type="dxa"/>
            <w:gridSpan w:val="2"/>
          </w:tcPr>
          <w:p w14:paraId="79753D04" w14:textId="77777777" w:rsidR="00F151B1" w:rsidRPr="000A681E" w:rsidRDefault="00F151B1" w:rsidP="00FE0AB1"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REPORT</w:t>
            </w:r>
            <w:r w:rsidRPr="000A681E">
              <w:t>”</w:t>
            </w:r>
          </w:p>
          <w:p w14:paraId="21B2C7E7" w14:textId="77777777" w:rsidR="00F151B1" w:rsidRPr="000A681E" w:rsidRDefault="00F151B1" w:rsidP="00FE0AB1">
            <w:pPr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rPr>
                <w:rFonts w:hint="cs"/>
                <w:cs/>
              </w:rPr>
              <w:t>รายงานโสตทัศนวัสดุยอดนิยม</w:t>
            </w:r>
            <w:r w:rsidRPr="000A681E">
              <w:t>”</w:t>
            </w:r>
          </w:p>
          <w:p w14:paraId="62ABAFB9" w14:textId="77777777" w:rsidR="00F151B1" w:rsidRDefault="00F151B1" w:rsidP="00FE0AB1">
            <w:r>
              <w:t xml:space="preserve">3. </w:t>
            </w:r>
            <w:r>
              <w:rPr>
                <w:rFonts w:hint="cs"/>
                <w:cs/>
              </w:rPr>
              <w:t>เลือกช่วงระยะเวลาที่ต้องการรายงาน และกดปุ่มยืนยัน</w:t>
            </w:r>
          </w:p>
          <w:p w14:paraId="6F813EFF" w14:textId="77777777" w:rsidR="00F151B1" w:rsidRDefault="00F151B1" w:rsidP="00FE0AB1"/>
          <w:p w14:paraId="4C5AA0F7" w14:textId="77777777" w:rsidR="00F151B1" w:rsidRDefault="00F151B1" w:rsidP="00FE0AB1">
            <w:r>
              <w:rPr>
                <w:rFonts w:hint="cs"/>
                <w:cs/>
              </w:rPr>
              <w:t>5. กดปุ่มยืนยัน</w:t>
            </w:r>
          </w:p>
          <w:p w14:paraId="4BDE05F6" w14:textId="77777777" w:rsidR="00F151B1" w:rsidRPr="00286180" w:rsidRDefault="00F151B1" w:rsidP="00FE0AB1">
            <w:pPr>
              <w:rPr>
                <w:cs/>
              </w:rPr>
            </w:pPr>
          </w:p>
        </w:tc>
        <w:tc>
          <w:tcPr>
            <w:tcW w:w="3544" w:type="dxa"/>
            <w:gridSpan w:val="2"/>
          </w:tcPr>
          <w:p w14:paraId="1F978D3B" w14:textId="77777777" w:rsidR="00F151B1" w:rsidRDefault="00F151B1" w:rsidP="00FE0AB1"/>
          <w:p w14:paraId="1411C244" w14:textId="77777777" w:rsidR="00F151B1" w:rsidRDefault="00F151B1" w:rsidP="00FE0AB1"/>
          <w:p w14:paraId="0856562A" w14:textId="77777777" w:rsidR="00F151B1" w:rsidRDefault="00F151B1" w:rsidP="00FE0AB1"/>
          <w:p w14:paraId="73344A38" w14:textId="77777777" w:rsidR="00F151B1" w:rsidRDefault="00F151B1" w:rsidP="00FE0AB1"/>
          <w:p w14:paraId="381032B1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4. แสดงรายงานโสตทัศนวัสดุยอดนิยม</w:t>
            </w:r>
          </w:p>
          <w:p w14:paraId="60757CF3" w14:textId="77777777" w:rsidR="00F151B1" w:rsidRDefault="00F151B1" w:rsidP="00FE0AB1"/>
          <w:p w14:paraId="16476F84" w14:textId="77777777" w:rsidR="00F151B1" w:rsidRPr="00286180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6. นำออกไฟล์รายงานโสตทัศนวัสดุยอดนิยม</w:t>
            </w:r>
          </w:p>
        </w:tc>
      </w:tr>
      <w:tr w:rsidR="00F151B1" w:rsidRPr="003952A3" w14:paraId="3DC948CD" w14:textId="77777777" w:rsidTr="00FE0AB1">
        <w:tc>
          <w:tcPr>
            <w:tcW w:w="2552" w:type="dxa"/>
          </w:tcPr>
          <w:p w14:paraId="5399EA9E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4"/>
          </w:tcPr>
          <w:p w14:paraId="52CA8125" w14:textId="77777777" w:rsidR="00F151B1" w:rsidRPr="003952A3" w:rsidRDefault="00F151B1" w:rsidP="00FE0AB1">
            <w:pPr>
              <w:rPr>
                <w:cs/>
              </w:rPr>
            </w:pPr>
            <w:r>
              <w:t xml:space="preserve">3. </w:t>
            </w:r>
            <w:r>
              <w:rPr>
                <w:rFonts w:hint="cs"/>
                <w:cs/>
              </w:rPr>
              <w:t>ถ้าช่วงระยะเวลานั้น ๆ ไม่มีข้อมูล จะไม่แสดงรายงานโสตทัศนวัสดุยอดนิยม</w:t>
            </w:r>
          </w:p>
        </w:tc>
      </w:tr>
    </w:tbl>
    <w:p w14:paraId="3A951DEA" w14:textId="42451A27" w:rsidR="00F151B1" w:rsidRDefault="00F151B1" w:rsidP="00337633">
      <w:pPr>
        <w:spacing w:before="0" w:after="160"/>
        <w:jc w:val="left"/>
      </w:pPr>
      <w:r>
        <w:lastRenderedPageBreak/>
        <w:br w:type="textWrapping" w:clear="all"/>
      </w: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283"/>
        <w:gridCol w:w="1559"/>
        <w:gridCol w:w="1985"/>
      </w:tblGrid>
      <w:tr w:rsidR="00F151B1" w:rsidRPr="003952A3" w14:paraId="2C7F1402" w14:textId="77777777" w:rsidTr="00FE0AB1">
        <w:tc>
          <w:tcPr>
            <w:tcW w:w="5813" w:type="dxa"/>
            <w:gridSpan w:val="2"/>
          </w:tcPr>
          <w:p w14:paraId="7877FA58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รายงานโสตทัศนวัสดุที่ไม่นิยม</w:t>
            </w:r>
          </w:p>
        </w:tc>
        <w:tc>
          <w:tcPr>
            <w:tcW w:w="1842" w:type="dxa"/>
            <w:gridSpan w:val="2"/>
          </w:tcPr>
          <w:p w14:paraId="2DCBFAD4" w14:textId="77777777" w:rsidR="00F151B1" w:rsidRPr="00AD1F05" w:rsidRDefault="00F151B1" w:rsidP="00FE0AB1">
            <w:pPr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05627069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0A358248" w14:textId="77777777" w:rsidTr="00FE0AB1">
        <w:tc>
          <w:tcPr>
            <w:tcW w:w="5813" w:type="dxa"/>
            <w:gridSpan w:val="2"/>
          </w:tcPr>
          <w:p w14:paraId="222F5C7B" w14:textId="77777777" w:rsidR="00F151B1" w:rsidRPr="003952A3" w:rsidRDefault="00F151B1" w:rsidP="00FE0AB1">
            <w:pPr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3"/>
          </w:tcPr>
          <w:p w14:paraId="0DFBA6AA" w14:textId="77777777" w:rsidR="00F151B1" w:rsidRPr="00AD1F05" w:rsidRDefault="00F151B1" w:rsidP="00FE0AB1">
            <w:pPr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น้อย</w:t>
            </w:r>
          </w:p>
        </w:tc>
      </w:tr>
      <w:tr w:rsidR="00F151B1" w:rsidRPr="003952A3" w14:paraId="716C7CB4" w14:textId="77777777" w:rsidTr="00FE0AB1">
        <w:tc>
          <w:tcPr>
            <w:tcW w:w="9640" w:type="dxa"/>
            <w:gridSpan w:val="5"/>
          </w:tcPr>
          <w:p w14:paraId="41D3B250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2BB96C80" w14:textId="77777777" w:rsidTr="00FE0AB1">
        <w:tc>
          <w:tcPr>
            <w:tcW w:w="9640" w:type="dxa"/>
            <w:gridSpan w:val="5"/>
          </w:tcPr>
          <w:p w14:paraId="69F8F6D4" w14:textId="77777777" w:rsidR="00F151B1" w:rsidRDefault="00F151B1" w:rsidP="00FE0AB1"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เป็นยูสเคสที่ใช้งานสำหรับนำออกไฟล์รายงานโสตทัศนวัสดุที่ไม่นิยม</w:t>
            </w:r>
          </w:p>
          <w:p w14:paraId="0F222385" w14:textId="77777777" w:rsidR="00F151B1" w:rsidRPr="00873F58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เพื่อนำข้อมูลไปใช้ในกระบวนการต่อไป</w:t>
            </w:r>
          </w:p>
        </w:tc>
      </w:tr>
      <w:tr w:rsidR="00F151B1" w:rsidRPr="003952A3" w14:paraId="14E1F4E5" w14:textId="77777777" w:rsidTr="00FE0AB1">
        <w:tc>
          <w:tcPr>
            <w:tcW w:w="9640" w:type="dxa"/>
            <w:gridSpan w:val="5"/>
          </w:tcPr>
          <w:p w14:paraId="03843369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รนำออกไฟล์รายงานโสตทัศนวัสดุที่ไม่นิยม</w:t>
            </w:r>
          </w:p>
          <w:p w14:paraId="01B4EC82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7A018F1C" w14:textId="77777777" w:rsidTr="00FE0AB1">
        <w:tc>
          <w:tcPr>
            <w:tcW w:w="9640" w:type="dxa"/>
            <w:gridSpan w:val="5"/>
          </w:tcPr>
          <w:p w14:paraId="3B7CBB7A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3B311056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644C84FD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6696BE44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400E272C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5EEAB153" w14:textId="77777777" w:rsidTr="00FE0AB1">
        <w:tc>
          <w:tcPr>
            <w:tcW w:w="2552" w:type="dxa"/>
          </w:tcPr>
          <w:p w14:paraId="28DC13FE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4"/>
          </w:tcPr>
          <w:p w14:paraId="1DF7C3A1" w14:textId="77777777" w:rsidR="00F151B1" w:rsidRDefault="00F151B1" w:rsidP="00FE0AB1">
            <w:r w:rsidRPr="00B1375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B1375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B13758">
              <w:t xml:space="preserve"> “</w:t>
            </w:r>
            <w:r>
              <w:t>REPORT</w:t>
            </w:r>
            <w:r w:rsidRPr="00B13758">
              <w:t xml:space="preserve">” </w:t>
            </w:r>
            <w:r w:rsidRPr="00B13758">
              <w:rPr>
                <w:rFonts w:hint="cs"/>
                <w:cs/>
              </w:rPr>
              <w:t xml:space="preserve">และเลือกเมนู </w:t>
            </w:r>
            <w:r w:rsidRPr="00B13758">
              <w:t>“</w:t>
            </w:r>
            <w:r>
              <w:rPr>
                <w:rFonts w:hint="cs"/>
                <w:cs/>
              </w:rPr>
              <w:t>รายงานโสตทัศนวัสดุที่ไม่นิยม</w:t>
            </w:r>
            <w:r w:rsidRPr="00B13758">
              <w:t>”</w:t>
            </w:r>
          </w:p>
          <w:p w14:paraId="4518AE7C" w14:textId="77777777" w:rsidR="00F151B1" w:rsidRPr="00B13758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2. ต้องมีข้อมูลรายการโสตทัศนวัสดุที่ถูกยืมน้อยที่สุด</w:t>
            </w:r>
          </w:p>
        </w:tc>
      </w:tr>
      <w:tr w:rsidR="00F151B1" w:rsidRPr="003952A3" w14:paraId="3028CDC5" w14:textId="77777777" w:rsidTr="00FE0AB1">
        <w:tc>
          <w:tcPr>
            <w:tcW w:w="2552" w:type="dxa"/>
          </w:tcPr>
          <w:p w14:paraId="6CA194AB" w14:textId="77777777" w:rsidR="00F151B1" w:rsidRPr="003952A3" w:rsidRDefault="00F151B1" w:rsidP="00FE0AB1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4"/>
          </w:tcPr>
          <w:p w14:paraId="0DD143F5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ไฟล์รายงานโสตทัศนวัสดุที่ไม่นิยม</w:t>
            </w:r>
          </w:p>
        </w:tc>
      </w:tr>
      <w:tr w:rsidR="00F151B1" w:rsidRPr="003952A3" w14:paraId="0B5CB9A2" w14:textId="77777777" w:rsidTr="00FE0AB1">
        <w:tc>
          <w:tcPr>
            <w:tcW w:w="2552" w:type="dxa"/>
          </w:tcPr>
          <w:p w14:paraId="286AC826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544" w:type="dxa"/>
            <w:gridSpan w:val="2"/>
          </w:tcPr>
          <w:p w14:paraId="238D1B85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544" w:type="dxa"/>
            <w:gridSpan w:val="2"/>
          </w:tcPr>
          <w:p w14:paraId="77657C41" w14:textId="77777777" w:rsidR="00F151B1" w:rsidRPr="003952A3" w:rsidRDefault="00F151B1" w:rsidP="00FE0AB1">
            <w:pPr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12FED996" w14:textId="77777777" w:rsidTr="00FE0AB1">
        <w:tc>
          <w:tcPr>
            <w:tcW w:w="2552" w:type="dxa"/>
          </w:tcPr>
          <w:p w14:paraId="7F4A449A" w14:textId="77777777" w:rsidR="00F151B1" w:rsidRPr="003952A3" w:rsidRDefault="00F151B1" w:rsidP="00FE0AB1"/>
        </w:tc>
        <w:tc>
          <w:tcPr>
            <w:tcW w:w="3544" w:type="dxa"/>
            <w:gridSpan w:val="2"/>
          </w:tcPr>
          <w:p w14:paraId="5F36D675" w14:textId="77777777" w:rsidR="00F151B1" w:rsidRPr="000A681E" w:rsidRDefault="00F151B1" w:rsidP="00FE0AB1"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REPORT</w:t>
            </w:r>
            <w:r w:rsidRPr="000A681E">
              <w:t>”</w:t>
            </w:r>
          </w:p>
          <w:p w14:paraId="55CE32ED" w14:textId="77777777" w:rsidR="00F151B1" w:rsidRPr="000A681E" w:rsidRDefault="00F151B1" w:rsidP="00FE0AB1">
            <w:pPr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rPr>
                <w:rFonts w:hint="cs"/>
                <w:cs/>
              </w:rPr>
              <w:t>รายงานโสตทัศนวัสดุที่ไม่นิยม</w:t>
            </w:r>
            <w:r w:rsidRPr="000A681E">
              <w:t>”</w:t>
            </w:r>
          </w:p>
          <w:p w14:paraId="62848191" w14:textId="77777777" w:rsidR="00F151B1" w:rsidRDefault="00F151B1" w:rsidP="00FE0AB1">
            <w:r>
              <w:lastRenderedPageBreak/>
              <w:t xml:space="preserve">3. </w:t>
            </w:r>
            <w:r>
              <w:rPr>
                <w:rFonts w:hint="cs"/>
                <w:cs/>
              </w:rPr>
              <w:t>เลือกช่วงระยะเวลาที่ต้องการรายงาน และกดปุ่มยืนยัน</w:t>
            </w:r>
          </w:p>
          <w:p w14:paraId="106B7EDB" w14:textId="77777777" w:rsidR="00F151B1" w:rsidRDefault="00F151B1" w:rsidP="00FE0AB1"/>
          <w:p w14:paraId="06EE4F9C" w14:textId="77777777" w:rsidR="00F151B1" w:rsidRDefault="00F151B1" w:rsidP="00FE0AB1">
            <w:r>
              <w:rPr>
                <w:rFonts w:hint="cs"/>
                <w:cs/>
              </w:rPr>
              <w:t>5. กดปุ่มยืนยัน</w:t>
            </w:r>
          </w:p>
          <w:p w14:paraId="7F70C20D" w14:textId="77777777" w:rsidR="00F151B1" w:rsidRPr="00286180" w:rsidRDefault="00F151B1" w:rsidP="00FE0AB1">
            <w:pPr>
              <w:rPr>
                <w:cs/>
              </w:rPr>
            </w:pPr>
          </w:p>
        </w:tc>
        <w:tc>
          <w:tcPr>
            <w:tcW w:w="3544" w:type="dxa"/>
            <w:gridSpan w:val="2"/>
          </w:tcPr>
          <w:p w14:paraId="23D15746" w14:textId="77777777" w:rsidR="00F151B1" w:rsidRDefault="00F151B1" w:rsidP="00FE0AB1"/>
          <w:p w14:paraId="310DD74C" w14:textId="77777777" w:rsidR="00F151B1" w:rsidRDefault="00F151B1" w:rsidP="00FE0AB1"/>
          <w:p w14:paraId="7B09414B" w14:textId="77777777" w:rsidR="00F151B1" w:rsidRDefault="00F151B1" w:rsidP="00FE0AB1"/>
          <w:p w14:paraId="2D1ACD6A" w14:textId="77777777" w:rsidR="00F151B1" w:rsidRDefault="00F151B1" w:rsidP="00FE0AB1"/>
          <w:p w14:paraId="78471606" w14:textId="77777777" w:rsidR="00F151B1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4. แสดงรายงานโสตทัศนวัสดุที่ไม่นิยม</w:t>
            </w:r>
          </w:p>
          <w:p w14:paraId="5A24DF10" w14:textId="77777777" w:rsidR="00F151B1" w:rsidRDefault="00F151B1" w:rsidP="00FE0AB1"/>
          <w:p w14:paraId="538E3E74" w14:textId="77777777" w:rsidR="00F151B1" w:rsidRPr="00286180" w:rsidRDefault="00F151B1" w:rsidP="00FE0AB1">
            <w:pPr>
              <w:rPr>
                <w:cs/>
              </w:rPr>
            </w:pPr>
            <w:r>
              <w:rPr>
                <w:rFonts w:hint="cs"/>
                <w:cs/>
              </w:rPr>
              <w:t>6. นำออกไฟล์รายงานโสตทัศนวัสดุที่ไม่นิยม</w:t>
            </w:r>
          </w:p>
        </w:tc>
      </w:tr>
      <w:tr w:rsidR="00F151B1" w:rsidRPr="003952A3" w14:paraId="717ACD5F" w14:textId="77777777" w:rsidTr="00FE0AB1">
        <w:tc>
          <w:tcPr>
            <w:tcW w:w="2552" w:type="dxa"/>
          </w:tcPr>
          <w:p w14:paraId="55EE031E" w14:textId="77777777" w:rsidR="00F151B1" w:rsidRPr="003952A3" w:rsidRDefault="00F151B1" w:rsidP="00FE0AB1">
            <w:pPr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lastRenderedPageBreak/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4"/>
          </w:tcPr>
          <w:p w14:paraId="26FA7582" w14:textId="77777777" w:rsidR="00F151B1" w:rsidRPr="003952A3" w:rsidRDefault="00F151B1" w:rsidP="00FE0AB1">
            <w:pPr>
              <w:rPr>
                <w:cs/>
              </w:rPr>
            </w:pPr>
            <w:r>
              <w:t xml:space="preserve">3. </w:t>
            </w:r>
            <w:r>
              <w:rPr>
                <w:rFonts w:hint="cs"/>
                <w:cs/>
              </w:rPr>
              <w:t>ถ้าช่วงระยะเวลานั้น ๆ ไม่มีข้อมูล จะไม่แสดงรายงานโสตทัศนวัสดุที่ไม่นิยม</w:t>
            </w:r>
          </w:p>
        </w:tc>
      </w:tr>
    </w:tbl>
    <w:p w14:paraId="7B5F73D0" w14:textId="77777777" w:rsidR="00F151B1" w:rsidRPr="00F151B1" w:rsidRDefault="00F151B1" w:rsidP="00337633">
      <w:pPr>
        <w:spacing w:before="0" w:after="160"/>
        <w:jc w:val="left"/>
        <w:rPr>
          <w:rFonts w:hint="cs"/>
        </w:rPr>
      </w:pPr>
    </w:p>
    <w:p w14:paraId="2E9C2482" w14:textId="77777777" w:rsidR="00F151B1" w:rsidRPr="00F151B1" w:rsidRDefault="00F151B1" w:rsidP="00337633">
      <w:pPr>
        <w:spacing w:before="0" w:after="160"/>
        <w:jc w:val="left"/>
        <w:rPr>
          <w:rFonts w:hint="cs"/>
        </w:rPr>
      </w:pPr>
    </w:p>
    <w:p w14:paraId="48C1D263" w14:textId="3A132C58" w:rsidR="00F151B1" w:rsidRDefault="00F151B1" w:rsidP="00337633">
      <w:pPr>
        <w:spacing w:before="0" w:after="160"/>
        <w:jc w:val="left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>3.1.3</w:t>
      </w:r>
      <w:r>
        <w:rPr>
          <w:b/>
          <w:bCs/>
          <w:sz w:val="36"/>
          <w:szCs w:val="36"/>
          <w:cs/>
        </w:rPr>
        <w:tab/>
      </w:r>
      <w:r w:rsidRPr="00F151B1">
        <w:rPr>
          <w:b/>
          <w:bCs/>
          <w:sz w:val="36"/>
          <w:szCs w:val="36"/>
          <w:cs/>
        </w:rPr>
        <w:t>รายละเอียดแผนภาพกิจกรรม (</w:t>
      </w:r>
      <w:r w:rsidRPr="00F151B1">
        <w:rPr>
          <w:b/>
          <w:bCs/>
          <w:sz w:val="36"/>
          <w:szCs w:val="36"/>
        </w:rPr>
        <w:t>Activity Diagram)</w:t>
      </w:r>
    </w:p>
    <w:p w14:paraId="0C9904C3" w14:textId="2D09D1B6" w:rsidR="00F151B1" w:rsidRDefault="00F151B1" w:rsidP="00337633">
      <w:pPr>
        <w:spacing w:before="0" w:after="160"/>
        <w:jc w:val="left"/>
      </w:pPr>
      <w:r w:rsidRPr="00F151B1">
        <w:rPr>
          <w:cs/>
        </w:rPr>
        <w:tab/>
      </w:r>
      <w:r w:rsidRPr="00F151B1">
        <w:rPr>
          <w:cs/>
        </w:rPr>
        <w:t>เป็นการขยายรายละเอียดของแต่ละยูสเคสให้อยู่ในรูปแบบของแผนภาพที่สามารถเข้าใจได้ ง่ายซึ่งเป็นการอธิบายการไหลของการทํางานที่เป็นขั้นตอนแยกตามมอดูลต่าง ๆ ในที่นี้มีด้วยกัน  4 มอดูลดังที่กล่าวไว้ข้างต้น คือ การเปิดจิ๊กซอว์ การเลือกคําตอบ การดูคะแนนสะสม และการดู คะแนนต่อรอบ</w:t>
      </w:r>
    </w:p>
    <w:p w14:paraId="6CBF0F94" w14:textId="46180F57" w:rsidR="00F151B1" w:rsidRDefault="00F151B1" w:rsidP="00337633">
      <w:pPr>
        <w:spacing w:before="0" w:after="160"/>
        <w:jc w:val="left"/>
      </w:pPr>
      <w:r>
        <w:rPr>
          <w:noProof/>
          <w:cs/>
        </w:rPr>
        <w:lastRenderedPageBreak/>
        <w:drawing>
          <wp:inline distT="0" distB="0" distL="0" distR="0" wp14:anchorId="5A0EC926" wp14:editId="6435E842">
            <wp:extent cx="5343525" cy="4695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149C9" w14:textId="63559268" w:rsidR="00F151B1" w:rsidRDefault="00F151B1" w:rsidP="00337633">
      <w:pPr>
        <w:spacing w:before="0" w:after="160"/>
        <w:jc w:val="left"/>
      </w:pPr>
    </w:p>
    <w:p w14:paraId="64DE895B" w14:textId="2B3B0B14" w:rsidR="00F151B1" w:rsidRDefault="00F151B1" w:rsidP="00337633">
      <w:pPr>
        <w:spacing w:before="0" w:after="160"/>
        <w:jc w:val="left"/>
        <w:rPr>
          <w:rFonts w:hint="cs"/>
        </w:rPr>
      </w:pPr>
      <w:r>
        <w:rPr>
          <w:noProof/>
          <w:cs/>
        </w:rPr>
        <w:drawing>
          <wp:inline distT="0" distB="0" distL="0" distR="0" wp14:anchorId="50D12D05" wp14:editId="7005D7F7">
            <wp:extent cx="5638800" cy="18764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2147C" w14:textId="1324CAEC" w:rsidR="00F151B1" w:rsidRDefault="00F151B1" w:rsidP="00337633">
      <w:pPr>
        <w:spacing w:before="0" w:after="160"/>
        <w:jc w:val="left"/>
      </w:pPr>
    </w:p>
    <w:p w14:paraId="05896C3F" w14:textId="2C0930A9" w:rsidR="00F151B1" w:rsidRDefault="00F151B1" w:rsidP="00337633">
      <w:pPr>
        <w:spacing w:before="0" w:after="160"/>
        <w:jc w:val="left"/>
      </w:pPr>
      <w:r>
        <w:rPr>
          <w:noProof/>
          <w:cs/>
        </w:rPr>
        <w:lastRenderedPageBreak/>
        <w:drawing>
          <wp:inline distT="0" distB="0" distL="0" distR="0" wp14:anchorId="1C37DA78" wp14:editId="5EC8786A">
            <wp:extent cx="5638800" cy="18764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C97B0" w14:textId="629B4B53" w:rsidR="00F151B1" w:rsidRDefault="00F151B1" w:rsidP="00337633">
      <w:pPr>
        <w:spacing w:before="0" w:after="160"/>
        <w:jc w:val="left"/>
      </w:pPr>
    </w:p>
    <w:p w14:paraId="7AA5A550" w14:textId="19F20886" w:rsidR="00F151B1" w:rsidRDefault="00F151B1" w:rsidP="00337633">
      <w:pPr>
        <w:spacing w:before="0" w:after="160"/>
        <w:jc w:val="left"/>
      </w:pPr>
      <w:r>
        <w:rPr>
          <w:noProof/>
          <w:cs/>
        </w:rPr>
        <w:drawing>
          <wp:inline distT="0" distB="0" distL="0" distR="0" wp14:anchorId="13D5598C" wp14:editId="07C5C6F0">
            <wp:extent cx="5638800" cy="18764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DBE8A" w14:textId="57BF91FB" w:rsidR="00F151B1" w:rsidRDefault="00F151B1" w:rsidP="00337633">
      <w:pPr>
        <w:spacing w:before="0" w:after="160"/>
        <w:jc w:val="left"/>
      </w:pPr>
    </w:p>
    <w:p w14:paraId="6B50387A" w14:textId="61F818AC" w:rsidR="00F151B1" w:rsidRDefault="00F151B1" w:rsidP="00337633">
      <w:pPr>
        <w:spacing w:before="0" w:after="160"/>
        <w:jc w:val="left"/>
      </w:pPr>
      <w:r>
        <w:rPr>
          <w:rFonts w:hint="cs"/>
          <w:noProof/>
          <w:cs/>
        </w:rPr>
        <w:drawing>
          <wp:inline distT="0" distB="0" distL="0" distR="0" wp14:anchorId="0ECF1719" wp14:editId="517240B2">
            <wp:extent cx="5638800" cy="2181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768A9" w14:textId="2A8435E7" w:rsidR="00F151B1" w:rsidRDefault="00F151B1" w:rsidP="00337633">
      <w:pPr>
        <w:spacing w:before="0" w:after="160"/>
        <w:jc w:val="left"/>
      </w:pPr>
    </w:p>
    <w:p w14:paraId="2D14A773" w14:textId="77777777" w:rsidR="00F151B1" w:rsidRDefault="00F151B1" w:rsidP="00337633">
      <w:pPr>
        <w:spacing w:before="0" w:after="160"/>
        <w:jc w:val="left"/>
        <w:rPr>
          <w:rFonts w:hint="cs"/>
        </w:rPr>
      </w:pPr>
      <w:bookmarkStart w:id="176" w:name="_GoBack"/>
      <w:bookmarkEnd w:id="176"/>
    </w:p>
    <w:p w14:paraId="4A0FFE4A" w14:textId="77777777" w:rsidR="00F151B1" w:rsidRPr="00F151B1" w:rsidRDefault="00F151B1" w:rsidP="00337633">
      <w:pPr>
        <w:spacing w:before="0" w:after="160"/>
        <w:jc w:val="left"/>
        <w:rPr>
          <w:rFonts w:hint="cs"/>
        </w:rPr>
      </w:pPr>
    </w:p>
    <w:p w14:paraId="683B29C9" w14:textId="4D8AF8A6" w:rsidR="00F151B1" w:rsidRDefault="00F151B1" w:rsidP="00337633">
      <w:pPr>
        <w:spacing w:before="0" w:after="160"/>
        <w:jc w:val="left"/>
        <w:rPr>
          <w:rFonts w:hint="cs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3.1.4</w:t>
      </w:r>
      <w:r>
        <w:rPr>
          <w:b/>
          <w:bCs/>
          <w:sz w:val="36"/>
          <w:szCs w:val="36"/>
        </w:rPr>
        <w:tab/>
      </w:r>
      <w:r>
        <w:rPr>
          <w:rFonts w:hint="cs"/>
          <w:b/>
          <w:bCs/>
          <w:sz w:val="36"/>
          <w:szCs w:val="36"/>
          <w:cs/>
        </w:rPr>
        <w:t xml:space="preserve">รายละเอียดแผนภาพความสัมพันธ์ของข้อมูล </w:t>
      </w:r>
      <w:r>
        <w:rPr>
          <w:b/>
          <w:bCs/>
          <w:sz w:val="36"/>
          <w:szCs w:val="36"/>
        </w:rPr>
        <w:t xml:space="preserve">(Entity Relationship </w:t>
      </w:r>
      <w:r w:rsidRPr="00F151B1">
        <w:rPr>
          <w:b/>
          <w:bCs/>
          <w:sz w:val="36"/>
          <w:szCs w:val="36"/>
        </w:rPr>
        <w:t>Diagram</w:t>
      </w:r>
      <w:r>
        <w:rPr>
          <w:b/>
          <w:bCs/>
          <w:sz w:val="36"/>
          <w:szCs w:val="36"/>
        </w:rPr>
        <w:t>)</w:t>
      </w:r>
    </w:p>
    <w:p w14:paraId="5F6B0689" w14:textId="084D939F" w:rsidR="00F151B1" w:rsidRPr="00F151B1" w:rsidRDefault="00F151B1" w:rsidP="00337633">
      <w:pPr>
        <w:spacing w:before="0" w:after="160"/>
        <w:jc w:val="left"/>
        <w:rPr>
          <w:rFonts w:hint="cs"/>
          <w:b/>
          <w:bCs/>
          <w:sz w:val="36"/>
          <w:szCs w:val="36"/>
          <w:cs/>
        </w:rPr>
      </w:pPr>
      <w:r>
        <w:rPr>
          <w:b/>
          <w:bCs/>
          <w:sz w:val="36"/>
          <w:szCs w:val="36"/>
          <w:cs/>
        </w:rPr>
        <w:lastRenderedPageBreak/>
        <w:tab/>
      </w:r>
      <w:r>
        <w:rPr>
          <w:b/>
          <w:bCs/>
          <w:noProof/>
          <w:sz w:val="36"/>
          <w:szCs w:val="36"/>
          <w:cs/>
        </w:rPr>
        <w:drawing>
          <wp:inline distT="0" distB="0" distL="0" distR="0" wp14:anchorId="5DCA4ECA" wp14:editId="0DDA3C72">
            <wp:extent cx="5629275" cy="58483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51B1" w:rsidRPr="00F151B1" w:rsidSect="004D57AD">
      <w:headerReference w:type="first" r:id="rId27"/>
      <w:pgSz w:w="11906" w:h="16838" w:code="9"/>
      <w:pgMar w:top="2160" w:right="1152" w:bottom="1008" w:left="1872" w:header="1008" w:footer="720" w:gutter="0"/>
      <w:cols w:space="708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9E5028" w14:textId="77777777" w:rsidR="00CE6E06" w:rsidRDefault="00CE6E06" w:rsidP="00A2107A">
      <w:r>
        <w:separator/>
      </w:r>
    </w:p>
  </w:endnote>
  <w:endnote w:type="continuationSeparator" w:id="0">
    <w:p w14:paraId="462A3B2C" w14:textId="77777777" w:rsidR="00CE6E06" w:rsidRDefault="00CE6E06" w:rsidP="00A210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Browallia New"/>
    <w:charset w:val="00"/>
    <w:family w:val="swiss"/>
    <w:pitch w:val="variable"/>
    <w:sig w:usb0="A100006F" w:usb1="5000205A" w:usb2="00000000" w:usb3="00000000" w:csb0="00010183" w:csb1="00000000"/>
    <w:embedRegular r:id="rId1" w:fontKey="{2BB51882-DDE8-48CD-A524-46B016118D4C}"/>
    <w:embedBold r:id="rId2" w:fontKey="{27420F92-6393-40BD-BA27-D62EC8B5A009}"/>
    <w:embedItalic r:id="rId3" w:fontKey="{94939088-D608-4C2F-AACC-88250FB18742}"/>
    <w:embedBoldItalic r:id="rId4" w:fontKey="{28347994-6161-4AAE-85BF-0B73CC98F76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5" w:subsetted="1" w:fontKey="{AD3CFD60-D740-472C-B1EE-40DCCAFE8EE7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New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8509F5" w14:textId="77777777" w:rsidR="00CE6E06" w:rsidRDefault="00CE6E06" w:rsidP="00A2107A">
      <w:r>
        <w:separator/>
      </w:r>
    </w:p>
  </w:footnote>
  <w:footnote w:type="continuationSeparator" w:id="0">
    <w:p w14:paraId="5AC24986" w14:textId="77777777" w:rsidR="00CE6E06" w:rsidRDefault="00CE6E06" w:rsidP="00A210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CB5B0A" w14:textId="77777777" w:rsidR="009D2F58" w:rsidRPr="00C33248" w:rsidRDefault="009D2F58" w:rsidP="00C3324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0DFCFB" w14:textId="77777777" w:rsidR="009D2F58" w:rsidRDefault="009D2F58">
    <w:pPr>
      <w:pStyle w:val="Header"/>
      <w:jc w:val="right"/>
    </w:pPr>
  </w:p>
  <w:p w14:paraId="5CAEF10A" w14:textId="77777777" w:rsidR="009D2F58" w:rsidRDefault="009D2F5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F014D3" w14:textId="77777777" w:rsidR="009D2F58" w:rsidRDefault="009D2F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C368C"/>
    <w:multiLevelType w:val="hybridMultilevel"/>
    <w:tmpl w:val="CE6ECFE2"/>
    <w:lvl w:ilvl="0" w:tplc="04090011">
      <w:start w:val="1"/>
      <w:numFmt w:val="decimal"/>
      <w:lvlText w:val="%1)"/>
      <w:lvlJc w:val="left"/>
      <w:pPr>
        <w:ind w:left="1296" w:hanging="360"/>
      </w:pPr>
    </w:lvl>
    <w:lvl w:ilvl="1" w:tplc="04090019" w:tentative="1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" w15:restartNumberingAfterBreak="0">
    <w:nsid w:val="008B7682"/>
    <w:multiLevelType w:val="hybridMultilevel"/>
    <w:tmpl w:val="C164925C"/>
    <w:lvl w:ilvl="0" w:tplc="56964E2E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0834D6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286A42"/>
    <w:multiLevelType w:val="hybridMultilevel"/>
    <w:tmpl w:val="598838A0"/>
    <w:lvl w:ilvl="0" w:tplc="828844A6">
      <w:start w:val="2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EE1EE0"/>
    <w:multiLevelType w:val="hybridMultilevel"/>
    <w:tmpl w:val="7AB4B4D8"/>
    <w:lvl w:ilvl="0" w:tplc="5F8A98B8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0173CF"/>
    <w:multiLevelType w:val="hybridMultilevel"/>
    <w:tmpl w:val="4D88CEF0"/>
    <w:lvl w:ilvl="0" w:tplc="983A92EE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3660B71"/>
    <w:multiLevelType w:val="hybridMultilevel"/>
    <w:tmpl w:val="F88CDF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3D24401"/>
    <w:multiLevelType w:val="multilevel"/>
    <w:tmpl w:val="75BC2E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03E10A63"/>
    <w:multiLevelType w:val="hybridMultilevel"/>
    <w:tmpl w:val="DBB2D7F4"/>
    <w:lvl w:ilvl="0" w:tplc="39EC6212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047A78CF"/>
    <w:multiLevelType w:val="multilevel"/>
    <w:tmpl w:val="611E4294"/>
    <w:lvl w:ilvl="0">
      <w:start w:val="1"/>
      <w:numFmt w:val="decimal"/>
      <w:pStyle w:val="Heading1"/>
      <w:suff w:val="nothing"/>
      <w:lvlText w:val="บทที่ %1"/>
      <w:lvlJc w:val="left"/>
      <w:pPr>
        <w:ind w:left="0" w:firstLine="0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ind w:left="720" w:hanging="720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color w:val="auto"/>
        <w:lang w:bidi="th-TH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ascii="TH SarabunPSK" w:hAnsi="TH SarabunPSK" w:cs="TH SarabunPSK" w:hint="default"/>
        <w:i w:val="0"/>
        <w:iCs w:val="0"/>
        <w:color w:val="000000" w:themeColor="text1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04850A33"/>
    <w:multiLevelType w:val="hybridMultilevel"/>
    <w:tmpl w:val="B8BC94D8"/>
    <w:lvl w:ilvl="0" w:tplc="5F64E3AE">
      <w:start w:val="1"/>
      <w:numFmt w:val="decimal"/>
      <w:suff w:val="space"/>
      <w:lvlText w:val="4.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8A207B72">
      <w:start w:val="1"/>
      <w:numFmt w:val="decimal"/>
      <w:suff w:val="space"/>
      <w:lvlText w:val="4.%3)"/>
      <w:lvlJc w:val="left"/>
      <w:pPr>
        <w:ind w:left="540" w:hanging="180"/>
      </w:pPr>
      <w:rPr>
        <w:rFonts w:hint="default"/>
      </w:rPr>
    </w:lvl>
    <w:lvl w:ilvl="3" w:tplc="04090011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4BD6C17"/>
    <w:multiLevelType w:val="hybridMultilevel"/>
    <w:tmpl w:val="5396F0B0"/>
    <w:lvl w:ilvl="0" w:tplc="533A545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560653B"/>
    <w:multiLevelType w:val="hybridMultilevel"/>
    <w:tmpl w:val="502AE4CE"/>
    <w:lvl w:ilvl="0" w:tplc="13063D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595547B"/>
    <w:multiLevelType w:val="hybridMultilevel"/>
    <w:tmpl w:val="7FAA019E"/>
    <w:lvl w:ilvl="0" w:tplc="70EECE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06854ECC"/>
    <w:multiLevelType w:val="multilevel"/>
    <w:tmpl w:val="7A3CBDCE"/>
    <w:lvl w:ilvl="0">
      <w:start w:val="7"/>
      <w:numFmt w:val="decimal"/>
      <w:lvlText w:val="%1."/>
      <w:lvlJc w:val="left"/>
      <w:pPr>
        <w:ind w:left="720" w:hanging="360"/>
      </w:pPr>
      <w:rPr>
        <w:rFonts w:ascii="TH SarabunPSK" w:hAnsi="TH SarabunPSK" w:cs="TH SarabunPSK" w:hint="default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5" w15:restartNumberingAfterBreak="0">
    <w:nsid w:val="0734173C"/>
    <w:multiLevelType w:val="hybridMultilevel"/>
    <w:tmpl w:val="54CA24F2"/>
    <w:lvl w:ilvl="0" w:tplc="13202D40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07476CC0"/>
    <w:multiLevelType w:val="hybridMultilevel"/>
    <w:tmpl w:val="FB8A6C0C"/>
    <w:lvl w:ilvl="0" w:tplc="337ED96E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075C147B"/>
    <w:multiLevelType w:val="hybridMultilevel"/>
    <w:tmpl w:val="008C3726"/>
    <w:lvl w:ilvl="0" w:tplc="04090011">
      <w:start w:val="1"/>
      <w:numFmt w:val="decimal"/>
      <w:lvlText w:val="%1)"/>
      <w:lvlJc w:val="left"/>
      <w:pPr>
        <w:ind w:left="2138" w:hanging="360"/>
      </w:pPr>
    </w:lvl>
    <w:lvl w:ilvl="1" w:tplc="04090019" w:tentative="1">
      <w:start w:val="1"/>
      <w:numFmt w:val="lowerLetter"/>
      <w:lvlText w:val="%2."/>
      <w:lvlJc w:val="left"/>
      <w:pPr>
        <w:ind w:left="2858" w:hanging="360"/>
      </w:pPr>
    </w:lvl>
    <w:lvl w:ilvl="2" w:tplc="0409001B" w:tentative="1">
      <w:start w:val="1"/>
      <w:numFmt w:val="lowerRoman"/>
      <w:lvlText w:val="%3."/>
      <w:lvlJc w:val="right"/>
      <w:pPr>
        <w:ind w:left="3578" w:hanging="180"/>
      </w:pPr>
    </w:lvl>
    <w:lvl w:ilvl="3" w:tplc="0409000F" w:tentative="1">
      <w:start w:val="1"/>
      <w:numFmt w:val="decimal"/>
      <w:lvlText w:val="%4."/>
      <w:lvlJc w:val="left"/>
      <w:pPr>
        <w:ind w:left="4298" w:hanging="360"/>
      </w:pPr>
    </w:lvl>
    <w:lvl w:ilvl="4" w:tplc="04090019" w:tentative="1">
      <w:start w:val="1"/>
      <w:numFmt w:val="lowerLetter"/>
      <w:lvlText w:val="%5."/>
      <w:lvlJc w:val="left"/>
      <w:pPr>
        <w:ind w:left="5018" w:hanging="360"/>
      </w:pPr>
    </w:lvl>
    <w:lvl w:ilvl="5" w:tplc="0409001B" w:tentative="1">
      <w:start w:val="1"/>
      <w:numFmt w:val="lowerRoman"/>
      <w:lvlText w:val="%6."/>
      <w:lvlJc w:val="right"/>
      <w:pPr>
        <w:ind w:left="5738" w:hanging="180"/>
      </w:pPr>
    </w:lvl>
    <w:lvl w:ilvl="6" w:tplc="0409000F" w:tentative="1">
      <w:start w:val="1"/>
      <w:numFmt w:val="decimal"/>
      <w:lvlText w:val="%7."/>
      <w:lvlJc w:val="left"/>
      <w:pPr>
        <w:ind w:left="6458" w:hanging="360"/>
      </w:pPr>
    </w:lvl>
    <w:lvl w:ilvl="7" w:tplc="04090019" w:tentative="1">
      <w:start w:val="1"/>
      <w:numFmt w:val="lowerLetter"/>
      <w:lvlText w:val="%8."/>
      <w:lvlJc w:val="left"/>
      <w:pPr>
        <w:ind w:left="7178" w:hanging="360"/>
      </w:pPr>
    </w:lvl>
    <w:lvl w:ilvl="8" w:tplc="04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8" w15:restartNumberingAfterBreak="0">
    <w:nsid w:val="078530D2"/>
    <w:multiLevelType w:val="hybridMultilevel"/>
    <w:tmpl w:val="96DE5BEE"/>
    <w:lvl w:ilvl="0" w:tplc="9248819A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07CF47DE"/>
    <w:multiLevelType w:val="hybridMultilevel"/>
    <w:tmpl w:val="53D4849C"/>
    <w:lvl w:ilvl="0" w:tplc="BE9E58A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90C36E5"/>
    <w:multiLevelType w:val="hybridMultilevel"/>
    <w:tmpl w:val="CD18C60E"/>
    <w:lvl w:ilvl="0" w:tplc="EE42D848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0982010D"/>
    <w:multiLevelType w:val="multilevel"/>
    <w:tmpl w:val="EFEA8088"/>
    <w:lvl w:ilvl="0">
      <w:start w:val="5"/>
      <w:numFmt w:val="decimal"/>
      <w:lvlText w:val="%1."/>
      <w:lvlJc w:val="left"/>
      <w:pPr>
        <w:ind w:left="588" w:hanging="588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530" w:hanging="720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351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549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630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747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8280" w:hanging="1800"/>
      </w:pPr>
      <w:rPr>
        <w:rFonts w:hint="default"/>
      </w:rPr>
    </w:lvl>
  </w:abstractNum>
  <w:abstractNum w:abstractNumId="22" w15:restartNumberingAfterBreak="0">
    <w:nsid w:val="09955CF5"/>
    <w:multiLevelType w:val="hybridMultilevel"/>
    <w:tmpl w:val="CBB2F00C"/>
    <w:lvl w:ilvl="0" w:tplc="A3B4E0A4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099D0718"/>
    <w:multiLevelType w:val="hybridMultilevel"/>
    <w:tmpl w:val="9F285B6E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09F113FA"/>
    <w:multiLevelType w:val="hybridMultilevel"/>
    <w:tmpl w:val="9BE87E1A"/>
    <w:lvl w:ilvl="0" w:tplc="22509772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A3C5949"/>
    <w:multiLevelType w:val="hybridMultilevel"/>
    <w:tmpl w:val="B63CC258"/>
    <w:lvl w:ilvl="0" w:tplc="5B08DF46">
      <w:start w:val="1"/>
      <w:numFmt w:val="decimal"/>
      <w:suff w:val="space"/>
      <w:lvlText w:val="%1)"/>
      <w:lvlJc w:val="left"/>
      <w:pPr>
        <w:ind w:left="2222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FA8DD62">
      <w:start w:val="1"/>
      <w:numFmt w:val="decimal"/>
      <w:suff w:val="space"/>
      <w:lvlText w:val="%4."/>
      <w:lvlJc w:val="left"/>
      <w:pPr>
        <w:ind w:left="324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0A5D4633"/>
    <w:multiLevelType w:val="hybridMultilevel"/>
    <w:tmpl w:val="A434D688"/>
    <w:lvl w:ilvl="0" w:tplc="974268D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0A871BEB"/>
    <w:multiLevelType w:val="hybridMultilevel"/>
    <w:tmpl w:val="C164925C"/>
    <w:lvl w:ilvl="0" w:tplc="56964E2E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0AC15018"/>
    <w:multiLevelType w:val="multilevel"/>
    <w:tmpl w:val="D536F9C2"/>
    <w:lvl w:ilvl="0">
      <w:start w:val="10"/>
      <w:numFmt w:val="decimal"/>
      <w:lvlText w:val="%1."/>
      <w:lvlJc w:val="left"/>
      <w:pPr>
        <w:ind w:left="468" w:hanging="468"/>
      </w:pPr>
      <w:rPr>
        <w:rFonts w:hint="default"/>
      </w:rPr>
    </w:lvl>
    <w:lvl w:ilvl="1">
      <w:start w:val="2"/>
      <w:numFmt w:val="decimal"/>
      <w:suff w:val="space"/>
      <w:lvlText w:val="%1.%2)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440" w:hanging="1800"/>
      </w:pPr>
      <w:rPr>
        <w:rFonts w:hint="default"/>
      </w:rPr>
    </w:lvl>
  </w:abstractNum>
  <w:abstractNum w:abstractNumId="29" w15:restartNumberingAfterBreak="0">
    <w:nsid w:val="0AC43168"/>
    <w:multiLevelType w:val="hybridMultilevel"/>
    <w:tmpl w:val="A4DC0CCE"/>
    <w:lvl w:ilvl="0" w:tplc="3E58029E">
      <w:start w:val="3"/>
      <w:numFmt w:val="bullet"/>
      <w:lvlText w:val="-"/>
      <w:lvlJc w:val="left"/>
      <w:pPr>
        <w:ind w:left="936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0" w15:restartNumberingAfterBreak="0">
    <w:nsid w:val="0AF47068"/>
    <w:multiLevelType w:val="hybridMultilevel"/>
    <w:tmpl w:val="0B7CF2F0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1" w15:restartNumberingAfterBreak="0">
    <w:nsid w:val="0B00400E"/>
    <w:multiLevelType w:val="multilevel"/>
    <w:tmpl w:val="2264A268"/>
    <w:lvl w:ilvl="0">
      <w:start w:val="9"/>
      <w:numFmt w:val="decimal"/>
      <w:lvlText w:val="%1."/>
      <w:lvlJc w:val="left"/>
      <w:pPr>
        <w:ind w:left="720" w:hanging="360"/>
      </w:pPr>
      <w:rPr>
        <w:rFonts w:ascii="TH SarabunPSK" w:hAnsi="TH SarabunPSK" w:cs="TH SarabunPSK" w:hint="default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2" w15:restartNumberingAfterBreak="0">
    <w:nsid w:val="0B061F7E"/>
    <w:multiLevelType w:val="hybridMultilevel"/>
    <w:tmpl w:val="B0AAEC14"/>
    <w:lvl w:ilvl="0" w:tplc="7DE4FB20">
      <w:start w:val="1"/>
      <w:numFmt w:val="decimal"/>
      <w:suff w:val="space"/>
      <w:lvlText w:val="%1."/>
      <w:lvlJc w:val="left"/>
      <w:pPr>
        <w:ind w:left="6840" w:hanging="360"/>
      </w:pPr>
      <w:rPr>
        <w:rFonts w:ascii="TH SarabunPSK" w:eastAsia="TH SarabunPSK" w:hAnsi="TH SarabunPSK" w:cs="TH SarabunPSK"/>
      </w:rPr>
    </w:lvl>
    <w:lvl w:ilvl="1" w:tplc="55E49456">
      <w:start w:val="1"/>
      <w:numFmt w:val="decimal"/>
      <w:lvlText w:val="5.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0BE20A60"/>
    <w:multiLevelType w:val="hybridMultilevel"/>
    <w:tmpl w:val="496ACDE6"/>
    <w:lvl w:ilvl="0" w:tplc="0A9A3296">
      <w:start w:val="8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0CE25B9D"/>
    <w:multiLevelType w:val="hybridMultilevel"/>
    <w:tmpl w:val="DC6466B6"/>
    <w:lvl w:ilvl="0" w:tplc="04090011">
      <w:start w:val="1"/>
      <w:numFmt w:val="decimal"/>
      <w:lvlText w:val="%1)"/>
      <w:lvlJc w:val="left"/>
      <w:pPr>
        <w:ind w:left="2016" w:hanging="360"/>
      </w:pPr>
    </w:lvl>
    <w:lvl w:ilvl="1" w:tplc="04090019" w:tentative="1">
      <w:start w:val="1"/>
      <w:numFmt w:val="lowerLetter"/>
      <w:lvlText w:val="%2."/>
      <w:lvlJc w:val="left"/>
      <w:pPr>
        <w:ind w:left="2736" w:hanging="360"/>
      </w:pPr>
    </w:lvl>
    <w:lvl w:ilvl="2" w:tplc="0409001B" w:tentative="1">
      <w:start w:val="1"/>
      <w:numFmt w:val="lowerRoman"/>
      <w:lvlText w:val="%3."/>
      <w:lvlJc w:val="right"/>
      <w:pPr>
        <w:ind w:left="3456" w:hanging="180"/>
      </w:pPr>
    </w:lvl>
    <w:lvl w:ilvl="3" w:tplc="0409000F" w:tentative="1">
      <w:start w:val="1"/>
      <w:numFmt w:val="decimal"/>
      <w:lvlText w:val="%4."/>
      <w:lvlJc w:val="left"/>
      <w:pPr>
        <w:ind w:left="4176" w:hanging="360"/>
      </w:pPr>
    </w:lvl>
    <w:lvl w:ilvl="4" w:tplc="04090019" w:tentative="1">
      <w:start w:val="1"/>
      <w:numFmt w:val="lowerLetter"/>
      <w:lvlText w:val="%5."/>
      <w:lvlJc w:val="left"/>
      <w:pPr>
        <w:ind w:left="4896" w:hanging="360"/>
      </w:pPr>
    </w:lvl>
    <w:lvl w:ilvl="5" w:tplc="0409001B" w:tentative="1">
      <w:start w:val="1"/>
      <w:numFmt w:val="lowerRoman"/>
      <w:lvlText w:val="%6."/>
      <w:lvlJc w:val="right"/>
      <w:pPr>
        <w:ind w:left="5616" w:hanging="180"/>
      </w:pPr>
    </w:lvl>
    <w:lvl w:ilvl="6" w:tplc="0409000F" w:tentative="1">
      <w:start w:val="1"/>
      <w:numFmt w:val="decimal"/>
      <w:lvlText w:val="%7."/>
      <w:lvlJc w:val="left"/>
      <w:pPr>
        <w:ind w:left="6336" w:hanging="360"/>
      </w:pPr>
    </w:lvl>
    <w:lvl w:ilvl="7" w:tplc="04090019" w:tentative="1">
      <w:start w:val="1"/>
      <w:numFmt w:val="lowerLetter"/>
      <w:lvlText w:val="%8."/>
      <w:lvlJc w:val="left"/>
      <w:pPr>
        <w:ind w:left="7056" w:hanging="360"/>
      </w:pPr>
    </w:lvl>
    <w:lvl w:ilvl="8" w:tplc="0409001B" w:tentative="1">
      <w:start w:val="1"/>
      <w:numFmt w:val="lowerRoman"/>
      <w:lvlText w:val="%9."/>
      <w:lvlJc w:val="right"/>
      <w:pPr>
        <w:ind w:left="7776" w:hanging="180"/>
      </w:pPr>
    </w:lvl>
  </w:abstractNum>
  <w:abstractNum w:abstractNumId="35" w15:restartNumberingAfterBreak="0">
    <w:nsid w:val="0DF224E0"/>
    <w:multiLevelType w:val="hybridMultilevel"/>
    <w:tmpl w:val="7AFCBB42"/>
    <w:lvl w:ilvl="0" w:tplc="7B38B11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0E7C6F83"/>
    <w:multiLevelType w:val="hybridMultilevel"/>
    <w:tmpl w:val="8C5E5E10"/>
    <w:lvl w:ilvl="0" w:tplc="A1D60348">
      <w:start w:val="3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0EB15181"/>
    <w:multiLevelType w:val="hybridMultilevel"/>
    <w:tmpl w:val="73B8D242"/>
    <w:lvl w:ilvl="0" w:tplc="EB5E23C8">
      <w:start w:val="5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0F237369"/>
    <w:multiLevelType w:val="multilevel"/>
    <w:tmpl w:val="93745BAA"/>
    <w:lvl w:ilvl="0">
      <w:start w:val="10"/>
      <w:numFmt w:val="decimal"/>
      <w:lvlText w:val="%1."/>
      <w:lvlJc w:val="left"/>
      <w:pPr>
        <w:ind w:left="636" w:hanging="636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suff w:val="space"/>
      <w:lvlText w:val="%4)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6120" w:hanging="1800"/>
      </w:pPr>
      <w:rPr>
        <w:rFonts w:hint="default"/>
      </w:rPr>
    </w:lvl>
  </w:abstractNum>
  <w:abstractNum w:abstractNumId="39" w15:restartNumberingAfterBreak="0">
    <w:nsid w:val="0F277BDF"/>
    <w:multiLevelType w:val="hybridMultilevel"/>
    <w:tmpl w:val="963E433A"/>
    <w:lvl w:ilvl="0" w:tplc="7B38B11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0F96131B"/>
    <w:multiLevelType w:val="hybridMultilevel"/>
    <w:tmpl w:val="B63CC258"/>
    <w:lvl w:ilvl="0" w:tplc="5B08DF46">
      <w:start w:val="1"/>
      <w:numFmt w:val="decimal"/>
      <w:suff w:val="space"/>
      <w:lvlText w:val="%1)"/>
      <w:lvlJc w:val="left"/>
      <w:pPr>
        <w:ind w:left="2222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FA8DD62">
      <w:start w:val="1"/>
      <w:numFmt w:val="decimal"/>
      <w:suff w:val="space"/>
      <w:lvlText w:val="%4."/>
      <w:lvlJc w:val="left"/>
      <w:pPr>
        <w:ind w:left="324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0FFF66DD"/>
    <w:multiLevelType w:val="hybridMultilevel"/>
    <w:tmpl w:val="502AE4CE"/>
    <w:lvl w:ilvl="0" w:tplc="13063D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10233BA2"/>
    <w:multiLevelType w:val="hybridMultilevel"/>
    <w:tmpl w:val="F3DE4E98"/>
    <w:lvl w:ilvl="0" w:tplc="AABC9BF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103D2D9C"/>
    <w:multiLevelType w:val="hybridMultilevel"/>
    <w:tmpl w:val="5B729B00"/>
    <w:lvl w:ilvl="0" w:tplc="533A545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10A257D2"/>
    <w:multiLevelType w:val="multilevel"/>
    <w:tmpl w:val="F9FA88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abstractNum w:abstractNumId="45" w15:restartNumberingAfterBreak="0">
    <w:nsid w:val="10DB628C"/>
    <w:multiLevelType w:val="hybridMultilevel"/>
    <w:tmpl w:val="644AC3F4"/>
    <w:lvl w:ilvl="0" w:tplc="9E221FB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10DB630A"/>
    <w:multiLevelType w:val="multilevel"/>
    <w:tmpl w:val="EB8A8D0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H SarabunPSK" w:hAnsi="TH SarabunPSK" w:cs="TH SarabunPSK"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3240" w:hanging="1080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suff w:val="space"/>
      <w:lvlText w:val="%4.%5)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suff w:val="space"/>
      <w:lvlText w:val="%4.%5.%6)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47" w15:restartNumberingAfterBreak="0">
    <w:nsid w:val="117C7120"/>
    <w:multiLevelType w:val="hybridMultilevel"/>
    <w:tmpl w:val="6E0C4400"/>
    <w:lvl w:ilvl="0" w:tplc="44CA84D6">
      <w:start w:val="4"/>
      <w:numFmt w:val="bullet"/>
      <w:suff w:val="space"/>
      <w:lvlText w:val="-"/>
      <w:lvlJc w:val="left"/>
      <w:pPr>
        <w:ind w:left="2520" w:hanging="360"/>
      </w:pPr>
      <w:rPr>
        <w:rFonts w:ascii="TH SarabunPSK" w:eastAsia="TH SarabunPSK" w:hAnsi="TH SarabunPSK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8" w15:restartNumberingAfterBreak="0">
    <w:nsid w:val="11A522A9"/>
    <w:multiLevelType w:val="hybridMultilevel"/>
    <w:tmpl w:val="1DA0F624"/>
    <w:lvl w:ilvl="0" w:tplc="728CE1B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11CC687F"/>
    <w:multiLevelType w:val="hybridMultilevel"/>
    <w:tmpl w:val="008C3726"/>
    <w:lvl w:ilvl="0" w:tplc="04090011">
      <w:start w:val="1"/>
      <w:numFmt w:val="decimal"/>
      <w:lvlText w:val="%1)"/>
      <w:lvlJc w:val="left"/>
      <w:pPr>
        <w:ind w:left="1211" w:hanging="360"/>
      </w:p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0" w15:restartNumberingAfterBreak="0">
    <w:nsid w:val="14C21D12"/>
    <w:multiLevelType w:val="hybridMultilevel"/>
    <w:tmpl w:val="24E4969E"/>
    <w:lvl w:ilvl="0" w:tplc="0AD4A35A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1" w15:restartNumberingAfterBreak="0">
    <w:nsid w:val="158250FA"/>
    <w:multiLevelType w:val="hybridMultilevel"/>
    <w:tmpl w:val="5ADE643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2" w15:restartNumberingAfterBreak="0">
    <w:nsid w:val="15B04028"/>
    <w:multiLevelType w:val="hybridMultilevel"/>
    <w:tmpl w:val="0576004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A290DE7C">
      <w:start w:val="1"/>
      <w:numFmt w:val="decimal"/>
      <w:lvlText w:val="%2)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44A60486">
      <w:start w:val="1"/>
      <w:numFmt w:val="decimal"/>
      <w:suff w:val="space"/>
      <w:lvlText w:val="%4."/>
      <w:lvlJc w:val="left"/>
      <w:pPr>
        <w:ind w:left="324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15B45F0C"/>
    <w:multiLevelType w:val="hybridMultilevel"/>
    <w:tmpl w:val="8BFE24CC"/>
    <w:lvl w:ilvl="0" w:tplc="285CAB6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15DB2ED0"/>
    <w:multiLevelType w:val="hybridMultilevel"/>
    <w:tmpl w:val="FC3AF434"/>
    <w:lvl w:ilvl="0" w:tplc="2528DAAA">
      <w:start w:val="1"/>
      <w:numFmt w:val="decimal"/>
      <w:lvlText w:val="%1."/>
      <w:lvlJc w:val="left"/>
      <w:pPr>
        <w:ind w:left="720" w:hanging="360"/>
      </w:pPr>
      <w:rPr>
        <w:rFonts w:ascii="TH SarabunPSK" w:hAnsi="TH SarabunPSK" w:cs="TH SarabunPSK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16142EE1"/>
    <w:multiLevelType w:val="hybridMultilevel"/>
    <w:tmpl w:val="2FD8F484"/>
    <w:lvl w:ilvl="0" w:tplc="16C2635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16C81912"/>
    <w:multiLevelType w:val="hybridMultilevel"/>
    <w:tmpl w:val="5678BFC8"/>
    <w:lvl w:ilvl="0" w:tplc="4174905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16D77B51"/>
    <w:multiLevelType w:val="hybridMultilevel"/>
    <w:tmpl w:val="30D02C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17084690"/>
    <w:multiLevelType w:val="hybridMultilevel"/>
    <w:tmpl w:val="91C2505C"/>
    <w:lvl w:ilvl="0" w:tplc="3F96F0E0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FF0000"/>
        <w:sz w:val="40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9" w15:restartNumberingAfterBreak="0">
    <w:nsid w:val="17776265"/>
    <w:multiLevelType w:val="hybridMultilevel"/>
    <w:tmpl w:val="29B8FC7A"/>
    <w:lvl w:ilvl="0" w:tplc="04090011">
      <w:start w:val="1"/>
      <w:numFmt w:val="decimal"/>
      <w:lvlText w:val="%1)"/>
      <w:lvlJc w:val="left"/>
      <w:pPr>
        <w:ind w:left="2016" w:hanging="360"/>
      </w:pPr>
    </w:lvl>
    <w:lvl w:ilvl="1" w:tplc="04090019" w:tentative="1">
      <w:start w:val="1"/>
      <w:numFmt w:val="lowerLetter"/>
      <w:lvlText w:val="%2."/>
      <w:lvlJc w:val="left"/>
      <w:pPr>
        <w:ind w:left="2736" w:hanging="360"/>
      </w:pPr>
    </w:lvl>
    <w:lvl w:ilvl="2" w:tplc="0409001B" w:tentative="1">
      <w:start w:val="1"/>
      <w:numFmt w:val="lowerRoman"/>
      <w:lvlText w:val="%3."/>
      <w:lvlJc w:val="right"/>
      <w:pPr>
        <w:ind w:left="3456" w:hanging="180"/>
      </w:pPr>
    </w:lvl>
    <w:lvl w:ilvl="3" w:tplc="0409000F" w:tentative="1">
      <w:start w:val="1"/>
      <w:numFmt w:val="decimal"/>
      <w:lvlText w:val="%4."/>
      <w:lvlJc w:val="left"/>
      <w:pPr>
        <w:ind w:left="4176" w:hanging="360"/>
      </w:pPr>
    </w:lvl>
    <w:lvl w:ilvl="4" w:tplc="04090019" w:tentative="1">
      <w:start w:val="1"/>
      <w:numFmt w:val="lowerLetter"/>
      <w:lvlText w:val="%5."/>
      <w:lvlJc w:val="left"/>
      <w:pPr>
        <w:ind w:left="4896" w:hanging="360"/>
      </w:pPr>
    </w:lvl>
    <w:lvl w:ilvl="5" w:tplc="0409001B" w:tentative="1">
      <w:start w:val="1"/>
      <w:numFmt w:val="lowerRoman"/>
      <w:lvlText w:val="%6."/>
      <w:lvlJc w:val="right"/>
      <w:pPr>
        <w:ind w:left="5616" w:hanging="180"/>
      </w:pPr>
    </w:lvl>
    <w:lvl w:ilvl="6" w:tplc="0409000F" w:tentative="1">
      <w:start w:val="1"/>
      <w:numFmt w:val="decimal"/>
      <w:lvlText w:val="%7."/>
      <w:lvlJc w:val="left"/>
      <w:pPr>
        <w:ind w:left="6336" w:hanging="360"/>
      </w:pPr>
    </w:lvl>
    <w:lvl w:ilvl="7" w:tplc="04090019" w:tentative="1">
      <w:start w:val="1"/>
      <w:numFmt w:val="lowerLetter"/>
      <w:lvlText w:val="%8."/>
      <w:lvlJc w:val="left"/>
      <w:pPr>
        <w:ind w:left="7056" w:hanging="360"/>
      </w:pPr>
    </w:lvl>
    <w:lvl w:ilvl="8" w:tplc="0409001B" w:tentative="1">
      <w:start w:val="1"/>
      <w:numFmt w:val="lowerRoman"/>
      <w:lvlText w:val="%9."/>
      <w:lvlJc w:val="right"/>
      <w:pPr>
        <w:ind w:left="7776" w:hanging="180"/>
      </w:pPr>
    </w:lvl>
  </w:abstractNum>
  <w:abstractNum w:abstractNumId="60" w15:restartNumberingAfterBreak="0">
    <w:nsid w:val="188C69B5"/>
    <w:multiLevelType w:val="hybridMultilevel"/>
    <w:tmpl w:val="83ACEBB2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1" w15:restartNumberingAfterBreak="0">
    <w:nsid w:val="18F82737"/>
    <w:multiLevelType w:val="hybridMultilevel"/>
    <w:tmpl w:val="9FD4F86A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2" w15:restartNumberingAfterBreak="0">
    <w:nsid w:val="191618EC"/>
    <w:multiLevelType w:val="hybridMultilevel"/>
    <w:tmpl w:val="D9701E4A"/>
    <w:lvl w:ilvl="0" w:tplc="44D4D518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  <w:b w:val="0"/>
        <w:bCs w:val="0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194F1D62"/>
    <w:multiLevelType w:val="hybridMultilevel"/>
    <w:tmpl w:val="1ADAA4AC"/>
    <w:lvl w:ilvl="0" w:tplc="4CBAD47C">
      <w:start w:val="1"/>
      <w:numFmt w:val="decimal"/>
      <w:lvlText w:val="[%1]"/>
      <w:lvlJc w:val="left"/>
      <w:pPr>
        <w:ind w:left="108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1" w:tplc="4CBAD47C">
      <w:start w:val="1"/>
      <w:numFmt w:val="decimal"/>
      <w:lvlText w:val="[%2]"/>
      <w:lvlJc w:val="left"/>
      <w:pPr>
        <w:ind w:left="108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4" w15:restartNumberingAfterBreak="0">
    <w:nsid w:val="19A90BD8"/>
    <w:multiLevelType w:val="hybridMultilevel"/>
    <w:tmpl w:val="D9BC9D06"/>
    <w:lvl w:ilvl="0" w:tplc="2BBE7FF2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5" w15:restartNumberingAfterBreak="0">
    <w:nsid w:val="19B43D04"/>
    <w:multiLevelType w:val="hybridMultilevel"/>
    <w:tmpl w:val="39C80CEC"/>
    <w:lvl w:ilvl="0" w:tplc="7482191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19E051AE"/>
    <w:multiLevelType w:val="hybridMultilevel"/>
    <w:tmpl w:val="76BA4416"/>
    <w:lvl w:ilvl="0" w:tplc="6C60F92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1A5A360F"/>
    <w:multiLevelType w:val="hybridMultilevel"/>
    <w:tmpl w:val="54325A30"/>
    <w:lvl w:ilvl="0" w:tplc="40B26C6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1B2A42CA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1BF838B4"/>
    <w:multiLevelType w:val="hybridMultilevel"/>
    <w:tmpl w:val="37B6BD9C"/>
    <w:lvl w:ilvl="0" w:tplc="444EEA7C">
      <w:start w:val="1"/>
      <w:numFmt w:val="decimal"/>
      <w:suff w:val="space"/>
      <w:lvlText w:val="1.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0" w15:restartNumberingAfterBreak="0">
    <w:nsid w:val="1C231C27"/>
    <w:multiLevelType w:val="hybridMultilevel"/>
    <w:tmpl w:val="F88CDF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1D435423"/>
    <w:multiLevelType w:val="hybridMultilevel"/>
    <w:tmpl w:val="94C25D08"/>
    <w:lvl w:ilvl="0" w:tplc="198EA422">
      <w:start w:val="1"/>
      <w:numFmt w:val="decimal"/>
      <w:suff w:val="space"/>
      <w:lvlText w:val="10.1.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5100EE46">
      <w:start w:val="1"/>
      <w:numFmt w:val="decimal"/>
      <w:suff w:val="space"/>
      <w:lvlText w:val="10.1.%3)"/>
      <w:lvlJc w:val="left"/>
      <w:pPr>
        <w:ind w:left="54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1D5B5418"/>
    <w:multiLevelType w:val="multilevel"/>
    <w:tmpl w:val="15CEFA5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suff w:val="space"/>
      <w:lvlText w:val="%1.%2."/>
      <w:lvlJc w:val="left"/>
      <w:pPr>
        <w:ind w:left="720" w:hanging="720"/>
      </w:pPr>
      <w:rPr>
        <w:rFonts w:hint="default"/>
        <w:b w:val="0"/>
        <w:bCs w:val="0"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color w:val="FFFFFF" w:themeColor="background1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color w:val="FFFFFF" w:themeColor="background1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color w:val="FFFFFF" w:themeColor="background1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color w:val="FFFFFF" w:themeColor="background1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color w:val="FFFFFF" w:themeColor="background1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color w:val="FFFFFF" w:themeColor="background1"/>
      </w:rPr>
    </w:lvl>
  </w:abstractNum>
  <w:abstractNum w:abstractNumId="73" w15:restartNumberingAfterBreak="0">
    <w:nsid w:val="1D5E6685"/>
    <w:multiLevelType w:val="multilevel"/>
    <w:tmpl w:val="729E942E"/>
    <w:lvl w:ilvl="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429" w:hanging="720"/>
      </w:pPr>
      <w:rPr>
        <w:rFonts w:hint="default"/>
        <w:b w:val="0"/>
        <w:bCs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  <w:b/>
      </w:rPr>
    </w:lvl>
  </w:abstractNum>
  <w:abstractNum w:abstractNumId="74" w15:restartNumberingAfterBreak="0">
    <w:nsid w:val="1DCA73C4"/>
    <w:multiLevelType w:val="multilevel"/>
    <w:tmpl w:val="A2123BBC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5" w15:restartNumberingAfterBreak="0">
    <w:nsid w:val="1DF91A05"/>
    <w:multiLevelType w:val="hybridMultilevel"/>
    <w:tmpl w:val="B9AC8B04"/>
    <w:lvl w:ilvl="0" w:tplc="A52647D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1E3D3803"/>
    <w:multiLevelType w:val="multilevel"/>
    <w:tmpl w:val="785242D2"/>
    <w:lvl w:ilvl="0">
      <w:start w:val="1"/>
      <w:numFmt w:val="decimal"/>
      <w:suff w:val="space"/>
      <w:lvlText w:val="4.5.%1)"/>
      <w:lvlJc w:val="left"/>
      <w:pPr>
        <w:ind w:left="54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1E403B52"/>
    <w:multiLevelType w:val="hybridMultilevel"/>
    <w:tmpl w:val="F730B74E"/>
    <w:lvl w:ilvl="0" w:tplc="1038AEB6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8" w15:restartNumberingAfterBreak="0">
    <w:nsid w:val="1E6F3689"/>
    <w:multiLevelType w:val="hybridMultilevel"/>
    <w:tmpl w:val="A744589A"/>
    <w:lvl w:ilvl="0" w:tplc="7482191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1F1813CC"/>
    <w:multiLevelType w:val="multilevel"/>
    <w:tmpl w:val="66A408EA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H SarabunPSK" w:hAnsi="TH SarabunPSK" w:cs="TH SarabunPSK"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3240" w:hanging="1080"/>
      </w:pPr>
      <w:rPr>
        <w:rFonts w:hint="default"/>
        <w:b w:val="0"/>
        <w:bCs w:val="0"/>
        <w:sz w:val="32"/>
        <w:szCs w:val="32"/>
        <w:lang w:bidi="th-TH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80" w15:restartNumberingAfterBreak="0">
    <w:nsid w:val="1F506BA8"/>
    <w:multiLevelType w:val="hybridMultilevel"/>
    <w:tmpl w:val="CC98992A"/>
    <w:lvl w:ilvl="0" w:tplc="66FA16E6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1" w15:restartNumberingAfterBreak="0">
    <w:nsid w:val="202B383A"/>
    <w:multiLevelType w:val="hybridMultilevel"/>
    <w:tmpl w:val="5B96DD86"/>
    <w:lvl w:ilvl="0" w:tplc="CF8CD26E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21C8276B"/>
    <w:multiLevelType w:val="hybridMultilevel"/>
    <w:tmpl w:val="21E48F6C"/>
    <w:lvl w:ilvl="0" w:tplc="A5FE9366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754" w:hanging="360"/>
      </w:pPr>
    </w:lvl>
    <w:lvl w:ilvl="2" w:tplc="0409001B">
      <w:start w:val="1"/>
      <w:numFmt w:val="lowerRoman"/>
      <w:lvlText w:val="%3."/>
      <w:lvlJc w:val="right"/>
      <w:pPr>
        <w:ind w:left="3474" w:hanging="180"/>
      </w:pPr>
    </w:lvl>
    <w:lvl w:ilvl="3" w:tplc="0409000F" w:tentative="1">
      <w:start w:val="1"/>
      <w:numFmt w:val="decimal"/>
      <w:lvlText w:val="%4."/>
      <w:lvlJc w:val="left"/>
      <w:pPr>
        <w:ind w:left="4194" w:hanging="360"/>
      </w:pPr>
    </w:lvl>
    <w:lvl w:ilvl="4" w:tplc="04090019" w:tentative="1">
      <w:start w:val="1"/>
      <w:numFmt w:val="lowerLetter"/>
      <w:lvlText w:val="%5."/>
      <w:lvlJc w:val="left"/>
      <w:pPr>
        <w:ind w:left="4914" w:hanging="360"/>
      </w:pPr>
    </w:lvl>
    <w:lvl w:ilvl="5" w:tplc="0409001B" w:tentative="1">
      <w:start w:val="1"/>
      <w:numFmt w:val="lowerRoman"/>
      <w:lvlText w:val="%6."/>
      <w:lvlJc w:val="right"/>
      <w:pPr>
        <w:ind w:left="5634" w:hanging="180"/>
      </w:pPr>
    </w:lvl>
    <w:lvl w:ilvl="6" w:tplc="0409000F" w:tentative="1">
      <w:start w:val="1"/>
      <w:numFmt w:val="decimal"/>
      <w:lvlText w:val="%7."/>
      <w:lvlJc w:val="left"/>
      <w:pPr>
        <w:ind w:left="6354" w:hanging="360"/>
      </w:pPr>
    </w:lvl>
    <w:lvl w:ilvl="7" w:tplc="04090019" w:tentative="1">
      <w:start w:val="1"/>
      <w:numFmt w:val="lowerLetter"/>
      <w:lvlText w:val="%8."/>
      <w:lvlJc w:val="left"/>
      <w:pPr>
        <w:ind w:left="7074" w:hanging="360"/>
      </w:pPr>
    </w:lvl>
    <w:lvl w:ilvl="8" w:tplc="0409001B" w:tentative="1">
      <w:start w:val="1"/>
      <w:numFmt w:val="lowerRoman"/>
      <w:lvlText w:val="%9."/>
      <w:lvlJc w:val="right"/>
      <w:pPr>
        <w:ind w:left="7794" w:hanging="180"/>
      </w:pPr>
    </w:lvl>
  </w:abstractNum>
  <w:abstractNum w:abstractNumId="83" w15:restartNumberingAfterBreak="0">
    <w:nsid w:val="224C6AC7"/>
    <w:multiLevelType w:val="hybridMultilevel"/>
    <w:tmpl w:val="AA02C1E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4" w15:restartNumberingAfterBreak="0">
    <w:nsid w:val="22985F21"/>
    <w:multiLevelType w:val="hybridMultilevel"/>
    <w:tmpl w:val="9C0E7174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5" w15:restartNumberingAfterBreak="0">
    <w:nsid w:val="237D3AE4"/>
    <w:multiLevelType w:val="hybridMultilevel"/>
    <w:tmpl w:val="9FD4F86A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6" w15:restartNumberingAfterBreak="0">
    <w:nsid w:val="23873E11"/>
    <w:multiLevelType w:val="hybridMultilevel"/>
    <w:tmpl w:val="A82064CE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7" w15:restartNumberingAfterBreak="0">
    <w:nsid w:val="23AE79F9"/>
    <w:multiLevelType w:val="hybridMultilevel"/>
    <w:tmpl w:val="09C4FD58"/>
    <w:lvl w:ilvl="0" w:tplc="7DA24C9A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25265086"/>
    <w:multiLevelType w:val="multilevel"/>
    <w:tmpl w:val="24BCCC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3320" w:hanging="1800"/>
      </w:pPr>
      <w:rPr>
        <w:rFonts w:hint="default"/>
      </w:rPr>
    </w:lvl>
  </w:abstractNum>
  <w:abstractNum w:abstractNumId="89" w15:restartNumberingAfterBreak="0">
    <w:nsid w:val="25375828"/>
    <w:multiLevelType w:val="hybridMultilevel"/>
    <w:tmpl w:val="A07C486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0" w15:restartNumberingAfterBreak="0">
    <w:nsid w:val="25491E3E"/>
    <w:multiLevelType w:val="hybridMultilevel"/>
    <w:tmpl w:val="D0144B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25B25E35"/>
    <w:multiLevelType w:val="hybridMultilevel"/>
    <w:tmpl w:val="34E49CFC"/>
    <w:lvl w:ilvl="0" w:tplc="003E8ABA">
      <w:start w:val="1"/>
      <w:numFmt w:val="decimal"/>
      <w:lvlText w:val="%1)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2" w15:restartNumberingAfterBreak="0">
    <w:nsid w:val="25D179B8"/>
    <w:multiLevelType w:val="multilevel"/>
    <w:tmpl w:val="FCCCD0C6"/>
    <w:lvl w:ilvl="0">
      <w:start w:val="1"/>
      <w:numFmt w:val="decimal"/>
      <w:suff w:val="nothing"/>
      <w:lvlText w:val="บทที่ %1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1674" w:hanging="864"/>
      </w:pPr>
      <w:rPr>
        <w:rFonts w:ascii="TH SarabunPSK" w:hAnsi="TH SarabunPSK" w:cs="TH SarabunPSK" w:hint="default"/>
        <w:i w:val="0"/>
        <w:iCs w:val="0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3" w15:restartNumberingAfterBreak="0">
    <w:nsid w:val="25E33568"/>
    <w:multiLevelType w:val="hybridMultilevel"/>
    <w:tmpl w:val="785242D2"/>
    <w:lvl w:ilvl="0" w:tplc="6ECACC2E">
      <w:start w:val="1"/>
      <w:numFmt w:val="decimal"/>
      <w:suff w:val="space"/>
      <w:lvlText w:val="4.5.%1)"/>
      <w:lvlJc w:val="left"/>
      <w:pPr>
        <w:ind w:left="54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26A65DB7"/>
    <w:multiLevelType w:val="hybridMultilevel"/>
    <w:tmpl w:val="F62237B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5" w15:restartNumberingAfterBreak="0">
    <w:nsid w:val="26D20426"/>
    <w:multiLevelType w:val="hybridMultilevel"/>
    <w:tmpl w:val="4C084E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26EF4E93"/>
    <w:multiLevelType w:val="hybridMultilevel"/>
    <w:tmpl w:val="ACC0BC50"/>
    <w:lvl w:ilvl="0" w:tplc="883620FC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97" w15:restartNumberingAfterBreak="0">
    <w:nsid w:val="27470C54"/>
    <w:multiLevelType w:val="multilevel"/>
    <w:tmpl w:val="4922F3A6"/>
    <w:lvl w:ilvl="0">
      <w:start w:val="1"/>
      <w:numFmt w:val="decimal"/>
      <w:suff w:val="nothing"/>
      <w:lvlText w:val="บทที่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lang w:bidi="th-TH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8" w15:restartNumberingAfterBreak="0">
    <w:nsid w:val="27E52D7E"/>
    <w:multiLevelType w:val="hybridMultilevel"/>
    <w:tmpl w:val="F88CDF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28FE5B1C"/>
    <w:multiLevelType w:val="multilevel"/>
    <w:tmpl w:val="7FF8E0E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40" w:hanging="720"/>
      </w:pPr>
      <w:rPr>
        <w:rFonts w:hint="default"/>
        <w:lang w:val="en-US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abstractNum w:abstractNumId="100" w15:restartNumberingAfterBreak="0">
    <w:nsid w:val="29252CA1"/>
    <w:multiLevelType w:val="multilevel"/>
    <w:tmpl w:val="376ED502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1" w15:restartNumberingAfterBreak="0">
    <w:nsid w:val="2A1C2131"/>
    <w:multiLevelType w:val="hybridMultilevel"/>
    <w:tmpl w:val="F64671B8"/>
    <w:lvl w:ilvl="0" w:tplc="F7262702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2" w15:restartNumberingAfterBreak="0">
    <w:nsid w:val="2AB23087"/>
    <w:multiLevelType w:val="hybridMultilevel"/>
    <w:tmpl w:val="D9CAC872"/>
    <w:lvl w:ilvl="0" w:tplc="45F0593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2C420ACE"/>
    <w:multiLevelType w:val="hybridMultilevel"/>
    <w:tmpl w:val="7AC6856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4" w15:restartNumberingAfterBreak="0">
    <w:nsid w:val="2C667B5E"/>
    <w:multiLevelType w:val="multilevel"/>
    <w:tmpl w:val="8348C230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5" w15:restartNumberingAfterBreak="0">
    <w:nsid w:val="2D57197F"/>
    <w:multiLevelType w:val="hybridMultilevel"/>
    <w:tmpl w:val="2CF2C352"/>
    <w:lvl w:ilvl="0" w:tplc="A418BB3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2D7D53E3"/>
    <w:multiLevelType w:val="hybridMultilevel"/>
    <w:tmpl w:val="C164925C"/>
    <w:lvl w:ilvl="0" w:tplc="56964E2E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2DC47B52"/>
    <w:multiLevelType w:val="hybridMultilevel"/>
    <w:tmpl w:val="8460C8CE"/>
    <w:lvl w:ilvl="0" w:tplc="E2E287D6">
      <w:start w:val="1"/>
      <w:numFmt w:val="decimal"/>
      <w:suff w:val="space"/>
      <w:lvlText w:val="%1)"/>
      <w:lvlJc w:val="left"/>
      <w:pPr>
        <w:ind w:left="22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42" w:hanging="360"/>
      </w:pPr>
    </w:lvl>
    <w:lvl w:ilvl="2" w:tplc="0409001B" w:tentative="1">
      <w:start w:val="1"/>
      <w:numFmt w:val="lowerRoman"/>
      <w:lvlText w:val="%3."/>
      <w:lvlJc w:val="right"/>
      <w:pPr>
        <w:ind w:left="3662" w:hanging="180"/>
      </w:pPr>
    </w:lvl>
    <w:lvl w:ilvl="3" w:tplc="0409000F">
      <w:start w:val="1"/>
      <w:numFmt w:val="decimal"/>
      <w:lvlText w:val="%4."/>
      <w:lvlJc w:val="left"/>
      <w:pPr>
        <w:ind w:left="4382" w:hanging="360"/>
      </w:pPr>
    </w:lvl>
    <w:lvl w:ilvl="4" w:tplc="04090019" w:tentative="1">
      <w:start w:val="1"/>
      <w:numFmt w:val="lowerLetter"/>
      <w:lvlText w:val="%5."/>
      <w:lvlJc w:val="left"/>
      <w:pPr>
        <w:ind w:left="5102" w:hanging="360"/>
      </w:pPr>
    </w:lvl>
    <w:lvl w:ilvl="5" w:tplc="0409001B" w:tentative="1">
      <w:start w:val="1"/>
      <w:numFmt w:val="lowerRoman"/>
      <w:lvlText w:val="%6."/>
      <w:lvlJc w:val="right"/>
      <w:pPr>
        <w:ind w:left="5822" w:hanging="180"/>
      </w:pPr>
    </w:lvl>
    <w:lvl w:ilvl="6" w:tplc="0409000F" w:tentative="1">
      <w:start w:val="1"/>
      <w:numFmt w:val="decimal"/>
      <w:lvlText w:val="%7."/>
      <w:lvlJc w:val="left"/>
      <w:pPr>
        <w:ind w:left="6542" w:hanging="360"/>
      </w:pPr>
    </w:lvl>
    <w:lvl w:ilvl="7" w:tplc="04090019" w:tentative="1">
      <w:start w:val="1"/>
      <w:numFmt w:val="lowerLetter"/>
      <w:lvlText w:val="%8."/>
      <w:lvlJc w:val="left"/>
      <w:pPr>
        <w:ind w:left="7262" w:hanging="360"/>
      </w:pPr>
    </w:lvl>
    <w:lvl w:ilvl="8" w:tplc="0409001B" w:tentative="1">
      <w:start w:val="1"/>
      <w:numFmt w:val="lowerRoman"/>
      <w:lvlText w:val="%9."/>
      <w:lvlJc w:val="right"/>
      <w:pPr>
        <w:ind w:left="7982" w:hanging="180"/>
      </w:pPr>
    </w:lvl>
  </w:abstractNum>
  <w:abstractNum w:abstractNumId="108" w15:restartNumberingAfterBreak="0">
    <w:nsid w:val="2E2F7E80"/>
    <w:multiLevelType w:val="hybridMultilevel"/>
    <w:tmpl w:val="E40EA044"/>
    <w:lvl w:ilvl="0" w:tplc="B8287B5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2E6B7C4C"/>
    <w:multiLevelType w:val="hybridMultilevel"/>
    <w:tmpl w:val="91F8674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0" w15:restartNumberingAfterBreak="0">
    <w:nsid w:val="2E8E3F35"/>
    <w:multiLevelType w:val="multilevel"/>
    <w:tmpl w:val="EB8A8D0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H SarabunPSK" w:hAnsi="TH SarabunPSK" w:cs="TH SarabunPSK"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3240" w:hanging="1080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suff w:val="space"/>
      <w:lvlText w:val="%4.%5)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suff w:val="space"/>
      <w:lvlText w:val="%4.%5.%6)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11" w15:restartNumberingAfterBreak="0">
    <w:nsid w:val="2E925E72"/>
    <w:multiLevelType w:val="hybridMultilevel"/>
    <w:tmpl w:val="A07C486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2" w15:restartNumberingAfterBreak="0">
    <w:nsid w:val="2EEF5418"/>
    <w:multiLevelType w:val="hybridMultilevel"/>
    <w:tmpl w:val="0FEC15CE"/>
    <w:lvl w:ilvl="0" w:tplc="9A90FF12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3" w15:restartNumberingAfterBreak="0">
    <w:nsid w:val="2EF81978"/>
    <w:multiLevelType w:val="multilevel"/>
    <w:tmpl w:val="45729E2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14" w15:restartNumberingAfterBreak="0">
    <w:nsid w:val="2F4F2F77"/>
    <w:multiLevelType w:val="hybridMultilevel"/>
    <w:tmpl w:val="6714F2AA"/>
    <w:lvl w:ilvl="0" w:tplc="204C5C8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2F936922"/>
    <w:multiLevelType w:val="multilevel"/>
    <w:tmpl w:val="7BDE8F3A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16" w15:restartNumberingAfterBreak="0">
    <w:nsid w:val="305B3D63"/>
    <w:multiLevelType w:val="hybridMultilevel"/>
    <w:tmpl w:val="76227F76"/>
    <w:lvl w:ilvl="0" w:tplc="95580078">
      <w:start w:val="1"/>
      <w:numFmt w:val="decimal"/>
      <w:suff w:val="space"/>
      <w:lvlText w:val="5.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7" w15:restartNumberingAfterBreak="0">
    <w:nsid w:val="30A84D0D"/>
    <w:multiLevelType w:val="hybridMultilevel"/>
    <w:tmpl w:val="1CFC4DFA"/>
    <w:lvl w:ilvl="0" w:tplc="0409000F">
      <w:start w:val="1"/>
      <w:numFmt w:val="decimal"/>
      <w:lvlText w:val="%1.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8" w15:restartNumberingAfterBreak="0">
    <w:nsid w:val="30C94018"/>
    <w:multiLevelType w:val="hybridMultilevel"/>
    <w:tmpl w:val="BCDCDB1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9" w15:restartNumberingAfterBreak="0">
    <w:nsid w:val="30D63D74"/>
    <w:multiLevelType w:val="hybridMultilevel"/>
    <w:tmpl w:val="9432DD6E"/>
    <w:lvl w:ilvl="0" w:tplc="53EE4B28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0" w15:restartNumberingAfterBreak="0">
    <w:nsid w:val="30E02B3D"/>
    <w:multiLevelType w:val="hybridMultilevel"/>
    <w:tmpl w:val="1FE87910"/>
    <w:lvl w:ilvl="0" w:tplc="FD3460CA">
      <w:start w:val="1"/>
      <w:numFmt w:val="decimal"/>
      <w:lvlText w:val="%1)"/>
      <w:lvlJc w:val="left"/>
      <w:pPr>
        <w:ind w:left="108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1" w15:restartNumberingAfterBreak="0">
    <w:nsid w:val="311538CC"/>
    <w:multiLevelType w:val="hybridMultilevel"/>
    <w:tmpl w:val="AC282106"/>
    <w:lvl w:ilvl="0" w:tplc="8A648116">
      <w:start w:val="1"/>
      <w:numFmt w:val="decimal"/>
      <w:suff w:val="space"/>
      <w:lvlText w:val="%1."/>
      <w:lvlJc w:val="left"/>
      <w:pPr>
        <w:ind w:left="68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31204E33"/>
    <w:multiLevelType w:val="hybridMultilevel"/>
    <w:tmpl w:val="8C76EE90"/>
    <w:lvl w:ilvl="0" w:tplc="53D45E84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3" w15:restartNumberingAfterBreak="0">
    <w:nsid w:val="314A26B1"/>
    <w:multiLevelType w:val="hybridMultilevel"/>
    <w:tmpl w:val="172AFB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31816C87"/>
    <w:multiLevelType w:val="hybridMultilevel"/>
    <w:tmpl w:val="F53EFB18"/>
    <w:lvl w:ilvl="0" w:tplc="5502C0BE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5" w15:restartNumberingAfterBreak="0">
    <w:nsid w:val="319E2ACF"/>
    <w:multiLevelType w:val="multilevel"/>
    <w:tmpl w:val="CF3E1176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suff w:val="space"/>
      <w:lvlText w:val="%1.%2.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suff w:val="space"/>
      <w:lvlText w:val="%1.%2.%3."/>
      <w:lvlJc w:val="left"/>
      <w:pPr>
        <w:ind w:left="720" w:hanging="720"/>
      </w:pPr>
      <w:rPr>
        <w:rFonts w:hint="default"/>
        <w:color w:val="auto"/>
        <w:lang w:bidi="th-TH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6" w15:restartNumberingAfterBreak="0">
    <w:nsid w:val="32EE2320"/>
    <w:multiLevelType w:val="multilevel"/>
    <w:tmpl w:val="6588B1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27" w15:restartNumberingAfterBreak="0">
    <w:nsid w:val="33340B10"/>
    <w:multiLevelType w:val="multilevel"/>
    <w:tmpl w:val="DDC8F78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H SarabunPSK" w:hAnsi="TH SarabunPSK" w:cs="TH SarabunPSK"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3240" w:hanging="1080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28" w15:restartNumberingAfterBreak="0">
    <w:nsid w:val="341B3E4F"/>
    <w:multiLevelType w:val="hybridMultilevel"/>
    <w:tmpl w:val="2BEA230E"/>
    <w:lvl w:ilvl="0" w:tplc="FDA2CDB0">
      <w:start w:val="1"/>
      <w:numFmt w:val="decimal"/>
      <w:suff w:val="space"/>
      <w:lvlText w:val="[%1]"/>
      <w:lvlJc w:val="left"/>
      <w:pPr>
        <w:ind w:left="22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34B001B5"/>
    <w:multiLevelType w:val="hybridMultilevel"/>
    <w:tmpl w:val="6520D81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9F6691C6">
      <w:start w:val="1"/>
      <w:numFmt w:val="decimal"/>
      <w:lvlText w:val="%2)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A2D42644">
      <w:start w:val="1"/>
      <w:numFmt w:val="decimal"/>
      <w:suff w:val="space"/>
      <w:lvlText w:val="%4."/>
      <w:lvlJc w:val="left"/>
      <w:pPr>
        <w:ind w:left="324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0" w15:restartNumberingAfterBreak="0">
    <w:nsid w:val="34BD654D"/>
    <w:multiLevelType w:val="multilevel"/>
    <w:tmpl w:val="FFB09824"/>
    <w:lvl w:ilvl="0">
      <w:start w:val="4"/>
      <w:numFmt w:val="decimal"/>
      <w:lvlText w:val="%1."/>
      <w:lvlJc w:val="left"/>
      <w:pPr>
        <w:ind w:left="516" w:hanging="516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980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3240" w:hanging="720"/>
      </w:pPr>
      <w:rPr>
        <w:rFonts w:ascii="Symbol" w:hAnsi="Symbol" w:hint="default"/>
        <w:sz w:val="40"/>
      </w:rPr>
    </w:lvl>
    <w:lvl w:ilvl="3">
      <w:start w:val="1"/>
      <w:numFmt w:val="decimal"/>
      <w:lvlText w:val="%1.%2.%3)%4."/>
      <w:lvlJc w:val="left"/>
      <w:pPr>
        <w:ind w:left="486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77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900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062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1880" w:hanging="1800"/>
      </w:pPr>
      <w:rPr>
        <w:rFonts w:hint="default"/>
      </w:rPr>
    </w:lvl>
  </w:abstractNum>
  <w:abstractNum w:abstractNumId="131" w15:restartNumberingAfterBreak="0">
    <w:nsid w:val="34E037E9"/>
    <w:multiLevelType w:val="hybridMultilevel"/>
    <w:tmpl w:val="E194A152"/>
    <w:lvl w:ilvl="0" w:tplc="AD6233F6">
      <w:start w:val="1"/>
      <w:numFmt w:val="decimal"/>
      <w:suff w:val="space"/>
      <w:lvlText w:val="%1."/>
      <w:lvlJc w:val="left"/>
      <w:pPr>
        <w:ind w:left="24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08" w:hanging="360"/>
      </w:pPr>
    </w:lvl>
    <w:lvl w:ilvl="2" w:tplc="0409001B" w:tentative="1">
      <w:start w:val="1"/>
      <w:numFmt w:val="lowerRoman"/>
      <w:lvlText w:val="%3."/>
      <w:lvlJc w:val="right"/>
      <w:pPr>
        <w:ind w:left="3928" w:hanging="180"/>
      </w:pPr>
    </w:lvl>
    <w:lvl w:ilvl="3" w:tplc="0409000F" w:tentative="1">
      <w:start w:val="1"/>
      <w:numFmt w:val="decimal"/>
      <w:lvlText w:val="%4."/>
      <w:lvlJc w:val="left"/>
      <w:pPr>
        <w:ind w:left="4648" w:hanging="360"/>
      </w:pPr>
    </w:lvl>
    <w:lvl w:ilvl="4" w:tplc="04090019" w:tentative="1">
      <w:start w:val="1"/>
      <w:numFmt w:val="lowerLetter"/>
      <w:lvlText w:val="%5."/>
      <w:lvlJc w:val="left"/>
      <w:pPr>
        <w:ind w:left="5368" w:hanging="360"/>
      </w:pPr>
    </w:lvl>
    <w:lvl w:ilvl="5" w:tplc="0409001B" w:tentative="1">
      <w:start w:val="1"/>
      <w:numFmt w:val="lowerRoman"/>
      <w:lvlText w:val="%6."/>
      <w:lvlJc w:val="right"/>
      <w:pPr>
        <w:ind w:left="6088" w:hanging="180"/>
      </w:pPr>
    </w:lvl>
    <w:lvl w:ilvl="6" w:tplc="0409000F" w:tentative="1">
      <w:start w:val="1"/>
      <w:numFmt w:val="decimal"/>
      <w:lvlText w:val="%7."/>
      <w:lvlJc w:val="left"/>
      <w:pPr>
        <w:ind w:left="6808" w:hanging="360"/>
      </w:pPr>
    </w:lvl>
    <w:lvl w:ilvl="7" w:tplc="04090019" w:tentative="1">
      <w:start w:val="1"/>
      <w:numFmt w:val="lowerLetter"/>
      <w:lvlText w:val="%8."/>
      <w:lvlJc w:val="left"/>
      <w:pPr>
        <w:ind w:left="7528" w:hanging="360"/>
      </w:pPr>
    </w:lvl>
    <w:lvl w:ilvl="8" w:tplc="0409001B" w:tentative="1">
      <w:start w:val="1"/>
      <w:numFmt w:val="lowerRoman"/>
      <w:lvlText w:val="%9."/>
      <w:lvlJc w:val="right"/>
      <w:pPr>
        <w:ind w:left="8248" w:hanging="180"/>
      </w:pPr>
    </w:lvl>
  </w:abstractNum>
  <w:abstractNum w:abstractNumId="132" w15:restartNumberingAfterBreak="0">
    <w:nsid w:val="35D84DB2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3" w15:restartNumberingAfterBreak="0">
    <w:nsid w:val="36052992"/>
    <w:multiLevelType w:val="hybridMultilevel"/>
    <w:tmpl w:val="EDB02E4E"/>
    <w:lvl w:ilvl="0" w:tplc="BAB4023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 w15:restartNumberingAfterBreak="0">
    <w:nsid w:val="36B909C8"/>
    <w:multiLevelType w:val="hybridMultilevel"/>
    <w:tmpl w:val="0D6E84B8"/>
    <w:lvl w:ilvl="0" w:tplc="B822A178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5" w15:restartNumberingAfterBreak="0">
    <w:nsid w:val="36BB66B7"/>
    <w:multiLevelType w:val="hybridMultilevel"/>
    <w:tmpl w:val="9F6802C4"/>
    <w:lvl w:ilvl="0" w:tplc="04090011">
      <w:start w:val="1"/>
      <w:numFmt w:val="decimal"/>
      <w:lvlText w:val="%1)"/>
      <w:lvlJc w:val="left"/>
      <w:pPr>
        <w:ind w:left="1373" w:hanging="360"/>
      </w:pPr>
    </w:lvl>
    <w:lvl w:ilvl="1" w:tplc="04090019" w:tentative="1">
      <w:start w:val="1"/>
      <w:numFmt w:val="lowerLetter"/>
      <w:lvlText w:val="%2."/>
      <w:lvlJc w:val="left"/>
      <w:pPr>
        <w:ind w:left="2093" w:hanging="360"/>
      </w:pPr>
    </w:lvl>
    <w:lvl w:ilvl="2" w:tplc="0409001B" w:tentative="1">
      <w:start w:val="1"/>
      <w:numFmt w:val="lowerRoman"/>
      <w:lvlText w:val="%3."/>
      <w:lvlJc w:val="right"/>
      <w:pPr>
        <w:ind w:left="2813" w:hanging="180"/>
      </w:pPr>
    </w:lvl>
    <w:lvl w:ilvl="3" w:tplc="0409000F" w:tentative="1">
      <w:start w:val="1"/>
      <w:numFmt w:val="decimal"/>
      <w:lvlText w:val="%4."/>
      <w:lvlJc w:val="left"/>
      <w:pPr>
        <w:ind w:left="3533" w:hanging="360"/>
      </w:pPr>
    </w:lvl>
    <w:lvl w:ilvl="4" w:tplc="04090019" w:tentative="1">
      <w:start w:val="1"/>
      <w:numFmt w:val="lowerLetter"/>
      <w:lvlText w:val="%5."/>
      <w:lvlJc w:val="left"/>
      <w:pPr>
        <w:ind w:left="4253" w:hanging="360"/>
      </w:pPr>
    </w:lvl>
    <w:lvl w:ilvl="5" w:tplc="0409001B" w:tentative="1">
      <w:start w:val="1"/>
      <w:numFmt w:val="lowerRoman"/>
      <w:lvlText w:val="%6."/>
      <w:lvlJc w:val="right"/>
      <w:pPr>
        <w:ind w:left="4973" w:hanging="180"/>
      </w:pPr>
    </w:lvl>
    <w:lvl w:ilvl="6" w:tplc="0409000F" w:tentative="1">
      <w:start w:val="1"/>
      <w:numFmt w:val="decimal"/>
      <w:lvlText w:val="%7."/>
      <w:lvlJc w:val="left"/>
      <w:pPr>
        <w:ind w:left="5693" w:hanging="360"/>
      </w:pPr>
    </w:lvl>
    <w:lvl w:ilvl="7" w:tplc="04090019" w:tentative="1">
      <w:start w:val="1"/>
      <w:numFmt w:val="lowerLetter"/>
      <w:lvlText w:val="%8."/>
      <w:lvlJc w:val="left"/>
      <w:pPr>
        <w:ind w:left="6413" w:hanging="360"/>
      </w:pPr>
    </w:lvl>
    <w:lvl w:ilvl="8" w:tplc="0409001B" w:tentative="1">
      <w:start w:val="1"/>
      <w:numFmt w:val="lowerRoman"/>
      <w:lvlText w:val="%9."/>
      <w:lvlJc w:val="right"/>
      <w:pPr>
        <w:ind w:left="7133" w:hanging="180"/>
      </w:pPr>
    </w:lvl>
  </w:abstractNum>
  <w:abstractNum w:abstractNumId="136" w15:restartNumberingAfterBreak="0">
    <w:nsid w:val="36BB6F14"/>
    <w:multiLevelType w:val="multilevel"/>
    <w:tmpl w:val="3014F1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)"/>
      <w:lvlJc w:val="left"/>
      <w:pPr>
        <w:ind w:left="1980" w:hanging="720"/>
      </w:pPr>
      <w:rPr>
        <w:rFonts w:hint="default"/>
        <w:b w:val="0"/>
      </w:rPr>
    </w:lvl>
    <w:lvl w:ilvl="2">
      <w:start w:val="1"/>
      <w:numFmt w:val="decimal"/>
      <w:lvlText w:val="%1.%2)%3."/>
      <w:lvlJc w:val="left"/>
      <w:pPr>
        <w:ind w:left="3240" w:hanging="720"/>
      </w:pPr>
      <w:rPr>
        <w:rFonts w:hint="default"/>
        <w:b w:val="0"/>
      </w:rPr>
    </w:lvl>
    <w:lvl w:ilvl="3">
      <w:start w:val="1"/>
      <w:numFmt w:val="decimal"/>
      <w:lvlText w:val="%1.%2)%3.%4."/>
      <w:lvlJc w:val="left"/>
      <w:pPr>
        <w:ind w:left="4860" w:hanging="1080"/>
      </w:pPr>
      <w:rPr>
        <w:rFonts w:hint="default"/>
        <w:b w:val="0"/>
      </w:rPr>
    </w:lvl>
    <w:lvl w:ilvl="4">
      <w:start w:val="1"/>
      <w:numFmt w:val="decimal"/>
      <w:lvlText w:val="%1.%2)%3.%4.%5."/>
      <w:lvlJc w:val="left"/>
      <w:pPr>
        <w:ind w:left="6120" w:hanging="1080"/>
      </w:pPr>
      <w:rPr>
        <w:rFonts w:hint="default"/>
        <w:b w:val="0"/>
      </w:rPr>
    </w:lvl>
    <w:lvl w:ilvl="5">
      <w:start w:val="1"/>
      <w:numFmt w:val="decimal"/>
      <w:lvlText w:val="%1.%2)%3.%4.%5.%6."/>
      <w:lvlJc w:val="left"/>
      <w:pPr>
        <w:ind w:left="7740" w:hanging="1440"/>
      </w:pPr>
      <w:rPr>
        <w:rFonts w:hint="default"/>
        <w:b w:val="0"/>
      </w:rPr>
    </w:lvl>
    <w:lvl w:ilvl="6">
      <w:start w:val="1"/>
      <w:numFmt w:val="decimal"/>
      <w:lvlText w:val="%1.%2)%3.%4.%5.%6.%7."/>
      <w:lvlJc w:val="left"/>
      <w:pPr>
        <w:ind w:left="9360" w:hanging="1800"/>
      </w:pPr>
      <w:rPr>
        <w:rFonts w:hint="default"/>
        <w:b w:val="0"/>
      </w:rPr>
    </w:lvl>
    <w:lvl w:ilvl="7">
      <w:start w:val="1"/>
      <w:numFmt w:val="decimal"/>
      <w:lvlText w:val="%1.%2)%3.%4.%5.%6.%7.%8."/>
      <w:lvlJc w:val="left"/>
      <w:pPr>
        <w:ind w:left="10620" w:hanging="1800"/>
      </w:pPr>
      <w:rPr>
        <w:rFonts w:hint="default"/>
        <w:b w:val="0"/>
      </w:rPr>
    </w:lvl>
    <w:lvl w:ilvl="8">
      <w:start w:val="1"/>
      <w:numFmt w:val="decimal"/>
      <w:lvlText w:val="%1.%2)%3.%4.%5.%6.%7.%8.%9."/>
      <w:lvlJc w:val="left"/>
      <w:pPr>
        <w:ind w:left="12240" w:hanging="2160"/>
      </w:pPr>
      <w:rPr>
        <w:rFonts w:hint="default"/>
        <w:b w:val="0"/>
      </w:rPr>
    </w:lvl>
  </w:abstractNum>
  <w:abstractNum w:abstractNumId="137" w15:restartNumberingAfterBreak="0">
    <w:nsid w:val="36C738DA"/>
    <w:multiLevelType w:val="hybridMultilevel"/>
    <w:tmpl w:val="75000386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8" w15:restartNumberingAfterBreak="0">
    <w:nsid w:val="36F760AE"/>
    <w:multiLevelType w:val="hybridMultilevel"/>
    <w:tmpl w:val="C268C206"/>
    <w:lvl w:ilvl="0" w:tplc="285CAB6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 w15:restartNumberingAfterBreak="0">
    <w:nsid w:val="37DD47DD"/>
    <w:multiLevelType w:val="multilevel"/>
    <w:tmpl w:val="26DE7C8A"/>
    <w:lvl w:ilvl="0">
      <w:start w:val="1"/>
      <w:numFmt w:val="decimal"/>
      <w:lvlText w:val="%1."/>
      <w:lvlJc w:val="left"/>
      <w:pPr>
        <w:ind w:left="720" w:hanging="360"/>
      </w:pPr>
      <w:rPr>
        <w:rFonts w:ascii="TH SarabunPSK" w:eastAsia="TH SarabunPSK" w:hAnsi="TH SarabunPSK" w:cs="TH SarabunPSK"/>
      </w:rPr>
    </w:lvl>
    <w:lvl w:ilvl="1">
      <w:start w:val="2"/>
      <w:numFmt w:val="decimal"/>
      <w:isLgl/>
      <w:lvlText w:val="%1.%2"/>
      <w:lvlJc w:val="left"/>
      <w:pPr>
        <w:ind w:left="722" w:hanging="360"/>
      </w:pPr>
      <w:rPr>
        <w:rFonts w:cs="TH SarabunPSK" w:hint="default"/>
      </w:rPr>
    </w:lvl>
    <w:lvl w:ilvl="2">
      <w:start w:val="1"/>
      <w:numFmt w:val="decimal"/>
      <w:isLgl/>
      <w:lvlText w:val="%1.%2.%3"/>
      <w:lvlJc w:val="left"/>
      <w:pPr>
        <w:ind w:left="1084" w:hanging="720"/>
      </w:pPr>
      <w:rPr>
        <w:rFonts w:cs="TH SarabunPSK" w:hint="default"/>
      </w:rPr>
    </w:lvl>
    <w:lvl w:ilvl="3">
      <w:start w:val="1"/>
      <w:numFmt w:val="decimal"/>
      <w:isLgl/>
      <w:lvlText w:val="%1.%2.%3.%4"/>
      <w:lvlJc w:val="left"/>
      <w:pPr>
        <w:ind w:left="1086" w:hanging="720"/>
      </w:pPr>
      <w:rPr>
        <w:rFonts w:cs="TH SarabunPSK" w:hint="default"/>
      </w:rPr>
    </w:lvl>
    <w:lvl w:ilvl="4">
      <w:start w:val="1"/>
      <w:numFmt w:val="decimal"/>
      <w:isLgl/>
      <w:lvlText w:val="%1.%2.%3.%4.%5"/>
      <w:lvlJc w:val="left"/>
      <w:pPr>
        <w:ind w:left="1448" w:hanging="1080"/>
      </w:pPr>
      <w:rPr>
        <w:rFonts w:cs="TH SarabunPSK" w:hint="default"/>
      </w:rPr>
    </w:lvl>
    <w:lvl w:ilvl="5">
      <w:start w:val="1"/>
      <w:numFmt w:val="decimal"/>
      <w:isLgl/>
      <w:lvlText w:val="%1.%2.%3.%4.%5.%6"/>
      <w:lvlJc w:val="left"/>
      <w:pPr>
        <w:ind w:left="1450" w:hanging="1080"/>
      </w:pPr>
      <w:rPr>
        <w:rFonts w:cs="TH SarabunPSK" w:hint="default"/>
      </w:rPr>
    </w:lvl>
    <w:lvl w:ilvl="6">
      <w:start w:val="1"/>
      <w:numFmt w:val="decimal"/>
      <w:isLgl/>
      <w:lvlText w:val="%1.%2.%3.%4.%5.%6.%7"/>
      <w:lvlJc w:val="left"/>
      <w:pPr>
        <w:ind w:left="1812" w:hanging="1440"/>
      </w:pPr>
      <w:rPr>
        <w:rFonts w:cs="TH SarabunPSK" w:hint="default"/>
      </w:rPr>
    </w:lvl>
    <w:lvl w:ilvl="7">
      <w:start w:val="1"/>
      <w:numFmt w:val="decimal"/>
      <w:isLgl/>
      <w:lvlText w:val="%1.%2.%3.%4.%5.%6.%7.%8"/>
      <w:lvlJc w:val="left"/>
      <w:pPr>
        <w:ind w:left="1814" w:hanging="1440"/>
      </w:pPr>
      <w:rPr>
        <w:rFonts w:cs="TH SarabunPSK" w:hint="default"/>
      </w:rPr>
    </w:lvl>
    <w:lvl w:ilvl="8">
      <w:start w:val="1"/>
      <w:numFmt w:val="decimal"/>
      <w:isLgl/>
      <w:lvlText w:val="%1.%2.%3.%4.%5.%6.%7.%8.%9"/>
      <w:lvlJc w:val="left"/>
      <w:pPr>
        <w:ind w:left="2176" w:hanging="1800"/>
      </w:pPr>
      <w:rPr>
        <w:rFonts w:cs="TH SarabunPSK" w:hint="default"/>
      </w:rPr>
    </w:lvl>
  </w:abstractNum>
  <w:abstractNum w:abstractNumId="140" w15:restartNumberingAfterBreak="0">
    <w:nsid w:val="38154828"/>
    <w:multiLevelType w:val="hybridMultilevel"/>
    <w:tmpl w:val="831C2BF8"/>
    <w:lvl w:ilvl="0" w:tplc="05C0E722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1" w15:restartNumberingAfterBreak="0">
    <w:nsid w:val="38CB0279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38F13093"/>
    <w:multiLevelType w:val="hybridMultilevel"/>
    <w:tmpl w:val="F45C1856"/>
    <w:lvl w:ilvl="0" w:tplc="BEC4E95C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3" w15:restartNumberingAfterBreak="0">
    <w:nsid w:val="39D314D2"/>
    <w:multiLevelType w:val="hybridMultilevel"/>
    <w:tmpl w:val="995CCA60"/>
    <w:lvl w:ilvl="0" w:tplc="1012D382">
      <w:start w:val="1"/>
      <w:numFmt w:val="decimal"/>
      <w:suff w:val="space"/>
      <w:lvlText w:val="10.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4" w15:restartNumberingAfterBreak="0">
    <w:nsid w:val="3AA34FE8"/>
    <w:multiLevelType w:val="hybridMultilevel"/>
    <w:tmpl w:val="83F00746"/>
    <w:lvl w:ilvl="0" w:tplc="E33E81E4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5" w15:restartNumberingAfterBreak="0">
    <w:nsid w:val="3BEC12FA"/>
    <w:multiLevelType w:val="hybridMultilevel"/>
    <w:tmpl w:val="F62237B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6" w15:restartNumberingAfterBreak="0">
    <w:nsid w:val="3C7811D2"/>
    <w:multiLevelType w:val="multilevel"/>
    <w:tmpl w:val="E5E28BE2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47" w15:restartNumberingAfterBreak="0">
    <w:nsid w:val="3C8151A7"/>
    <w:multiLevelType w:val="multilevel"/>
    <w:tmpl w:val="DDC8F78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H SarabunPSK" w:hAnsi="TH SarabunPSK" w:cs="TH SarabunPSK"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3240" w:hanging="1080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48" w15:restartNumberingAfterBreak="0">
    <w:nsid w:val="3C8A42B3"/>
    <w:multiLevelType w:val="multilevel"/>
    <w:tmpl w:val="DDC8F78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H SarabunPSK" w:hAnsi="TH SarabunPSK" w:cs="TH SarabunPSK"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3240" w:hanging="1080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49" w15:restartNumberingAfterBreak="0">
    <w:nsid w:val="3D9C4B3D"/>
    <w:multiLevelType w:val="multilevel"/>
    <w:tmpl w:val="EB8A8D0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H SarabunPSK" w:hAnsi="TH SarabunPSK" w:cs="TH SarabunPSK"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3240" w:hanging="1080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suff w:val="space"/>
      <w:lvlText w:val="%4.%5)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suff w:val="space"/>
      <w:lvlText w:val="%4.%5.%6)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50" w15:restartNumberingAfterBreak="0">
    <w:nsid w:val="3DF81C8F"/>
    <w:multiLevelType w:val="multilevel"/>
    <w:tmpl w:val="FD58DAA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51" w15:restartNumberingAfterBreak="0">
    <w:nsid w:val="3E2D05AF"/>
    <w:multiLevelType w:val="hybridMultilevel"/>
    <w:tmpl w:val="6008B1D8"/>
    <w:lvl w:ilvl="0" w:tplc="3DB2518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2" w15:restartNumberingAfterBreak="0">
    <w:nsid w:val="3E504F07"/>
    <w:multiLevelType w:val="hybridMultilevel"/>
    <w:tmpl w:val="A9DAB0DA"/>
    <w:lvl w:ilvl="0" w:tplc="34749B78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3" w15:restartNumberingAfterBreak="0">
    <w:nsid w:val="3ED06D00"/>
    <w:multiLevelType w:val="hybridMultilevel"/>
    <w:tmpl w:val="A1560F98"/>
    <w:lvl w:ilvl="0" w:tplc="BD9CB8C6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  <w:lang w:bidi="th-TH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4" w15:restartNumberingAfterBreak="0">
    <w:nsid w:val="3F5F6B89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5" w15:restartNumberingAfterBreak="0">
    <w:nsid w:val="3F90304A"/>
    <w:multiLevelType w:val="hybridMultilevel"/>
    <w:tmpl w:val="0602B93C"/>
    <w:lvl w:ilvl="0" w:tplc="C55612D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6" w15:restartNumberingAfterBreak="0">
    <w:nsid w:val="40985B5B"/>
    <w:multiLevelType w:val="hybridMultilevel"/>
    <w:tmpl w:val="A52AB02A"/>
    <w:lvl w:ilvl="0" w:tplc="EF96F0DA">
      <w:start w:val="1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  <w:color w:val="auto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40AF4A00"/>
    <w:multiLevelType w:val="multilevel"/>
    <w:tmpl w:val="BFE6891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864" w:hanging="864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lvlText w:val="%1.%2)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)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8" w15:restartNumberingAfterBreak="0">
    <w:nsid w:val="411868B8"/>
    <w:multiLevelType w:val="hybridMultilevel"/>
    <w:tmpl w:val="4CF01F20"/>
    <w:lvl w:ilvl="0" w:tplc="9E221FB2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9" w15:restartNumberingAfterBreak="0">
    <w:nsid w:val="41A51E32"/>
    <w:multiLevelType w:val="hybridMultilevel"/>
    <w:tmpl w:val="91F8674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0" w15:restartNumberingAfterBreak="0">
    <w:nsid w:val="41B90667"/>
    <w:multiLevelType w:val="multilevel"/>
    <w:tmpl w:val="70BAFAF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61" w15:restartNumberingAfterBreak="0">
    <w:nsid w:val="41BF7576"/>
    <w:multiLevelType w:val="hybridMultilevel"/>
    <w:tmpl w:val="83ACEBB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2" w15:restartNumberingAfterBreak="0">
    <w:nsid w:val="42E176B4"/>
    <w:multiLevelType w:val="hybridMultilevel"/>
    <w:tmpl w:val="DBD2B49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3" w15:restartNumberingAfterBreak="0">
    <w:nsid w:val="43E14058"/>
    <w:multiLevelType w:val="hybridMultilevel"/>
    <w:tmpl w:val="367E078A"/>
    <w:lvl w:ilvl="0" w:tplc="B75CF06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4" w15:restartNumberingAfterBreak="0">
    <w:nsid w:val="4465237C"/>
    <w:multiLevelType w:val="hybridMultilevel"/>
    <w:tmpl w:val="0044999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5" w15:restartNumberingAfterBreak="0">
    <w:nsid w:val="45160F23"/>
    <w:multiLevelType w:val="hybridMultilevel"/>
    <w:tmpl w:val="E3361594"/>
    <w:lvl w:ilvl="0" w:tplc="0DD4BC8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6" w15:restartNumberingAfterBreak="0">
    <w:nsid w:val="45DE2392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7" w15:restartNumberingAfterBreak="0">
    <w:nsid w:val="460B56C7"/>
    <w:multiLevelType w:val="hybridMultilevel"/>
    <w:tmpl w:val="27B818F6"/>
    <w:lvl w:ilvl="0" w:tplc="F61A0152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8" w15:restartNumberingAfterBreak="0">
    <w:nsid w:val="46E62710"/>
    <w:multiLevelType w:val="hybridMultilevel"/>
    <w:tmpl w:val="9BDCC28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9" w15:restartNumberingAfterBreak="0">
    <w:nsid w:val="47053FEC"/>
    <w:multiLevelType w:val="hybridMultilevel"/>
    <w:tmpl w:val="F9F82FB4"/>
    <w:lvl w:ilvl="0" w:tplc="AB987632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0" w15:restartNumberingAfterBreak="0">
    <w:nsid w:val="47066543"/>
    <w:multiLevelType w:val="hybridMultilevel"/>
    <w:tmpl w:val="F3A6A854"/>
    <w:lvl w:ilvl="0" w:tplc="0EE6D75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1" w15:restartNumberingAfterBreak="0">
    <w:nsid w:val="473864B4"/>
    <w:multiLevelType w:val="multilevel"/>
    <w:tmpl w:val="CF3E1176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suff w:val="space"/>
      <w:lvlText w:val="%1.%2.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suff w:val="space"/>
      <w:lvlText w:val="%1.%2.%3."/>
      <w:lvlJc w:val="left"/>
      <w:pPr>
        <w:ind w:left="720" w:hanging="720"/>
      </w:pPr>
      <w:rPr>
        <w:rFonts w:hint="default"/>
        <w:color w:val="auto"/>
        <w:lang w:bidi="th-TH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2" w15:restartNumberingAfterBreak="0">
    <w:nsid w:val="48B879F6"/>
    <w:multiLevelType w:val="hybridMultilevel"/>
    <w:tmpl w:val="5A5E62FA"/>
    <w:lvl w:ilvl="0" w:tplc="822A09C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3" w15:restartNumberingAfterBreak="0">
    <w:nsid w:val="48F4717C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4" w15:restartNumberingAfterBreak="0">
    <w:nsid w:val="4A64148F"/>
    <w:multiLevelType w:val="multilevel"/>
    <w:tmpl w:val="E682BF28"/>
    <w:lvl w:ilvl="0">
      <w:start w:val="4"/>
      <w:numFmt w:val="decimal"/>
      <w:lvlText w:val="%1."/>
      <w:lvlJc w:val="left"/>
      <w:pPr>
        <w:ind w:left="516" w:hanging="516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98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486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77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900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062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1880" w:hanging="1800"/>
      </w:pPr>
      <w:rPr>
        <w:rFonts w:hint="default"/>
      </w:rPr>
    </w:lvl>
  </w:abstractNum>
  <w:abstractNum w:abstractNumId="175" w15:restartNumberingAfterBreak="0">
    <w:nsid w:val="4A7C2F0E"/>
    <w:multiLevelType w:val="multilevel"/>
    <w:tmpl w:val="DDC8F78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H SarabunPSK" w:hAnsi="TH SarabunPSK" w:cs="TH SarabunPSK"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6120" w:hanging="1080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76" w15:restartNumberingAfterBreak="0">
    <w:nsid w:val="4AE626FD"/>
    <w:multiLevelType w:val="hybridMultilevel"/>
    <w:tmpl w:val="FC2E0FD0"/>
    <w:lvl w:ilvl="0" w:tplc="50509C56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7" w15:restartNumberingAfterBreak="0">
    <w:nsid w:val="4AF021F0"/>
    <w:multiLevelType w:val="hybridMultilevel"/>
    <w:tmpl w:val="500AF22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8" w15:restartNumberingAfterBreak="0">
    <w:nsid w:val="4AFD1E28"/>
    <w:multiLevelType w:val="hybridMultilevel"/>
    <w:tmpl w:val="26E81DF6"/>
    <w:lvl w:ilvl="0" w:tplc="B23C3936">
      <w:start w:val="1"/>
      <w:numFmt w:val="decimal"/>
      <w:suff w:val="space"/>
      <w:lvlText w:val="1.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9" w15:restartNumberingAfterBreak="0">
    <w:nsid w:val="4BF24807"/>
    <w:multiLevelType w:val="hybridMultilevel"/>
    <w:tmpl w:val="8312BD26"/>
    <w:lvl w:ilvl="0" w:tplc="F29029C6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  <w:lang w:bidi="th-TH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0" w15:restartNumberingAfterBreak="0">
    <w:nsid w:val="4C3E32FF"/>
    <w:multiLevelType w:val="hybridMultilevel"/>
    <w:tmpl w:val="1744E562"/>
    <w:lvl w:ilvl="0" w:tplc="B29C9852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1" w15:restartNumberingAfterBreak="0">
    <w:nsid w:val="4C5F1D76"/>
    <w:multiLevelType w:val="hybridMultilevel"/>
    <w:tmpl w:val="AC34B232"/>
    <w:lvl w:ilvl="0" w:tplc="CAC6AEF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2" w15:restartNumberingAfterBreak="0">
    <w:nsid w:val="4D23020F"/>
    <w:multiLevelType w:val="hybridMultilevel"/>
    <w:tmpl w:val="E47CEEF4"/>
    <w:lvl w:ilvl="0" w:tplc="AFA6FEA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3" w15:restartNumberingAfterBreak="0">
    <w:nsid w:val="4E4157D1"/>
    <w:multiLevelType w:val="multilevel"/>
    <w:tmpl w:val="785242D2"/>
    <w:lvl w:ilvl="0">
      <w:start w:val="1"/>
      <w:numFmt w:val="decimal"/>
      <w:suff w:val="space"/>
      <w:lvlText w:val="4.5.%1)"/>
      <w:lvlJc w:val="left"/>
      <w:pPr>
        <w:ind w:left="54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4" w15:restartNumberingAfterBreak="0">
    <w:nsid w:val="4EED1926"/>
    <w:multiLevelType w:val="hybridMultilevel"/>
    <w:tmpl w:val="218AFB14"/>
    <w:lvl w:ilvl="0" w:tplc="B0E00A8C">
      <w:start w:val="3"/>
      <w:numFmt w:val="bullet"/>
      <w:suff w:val="space"/>
      <w:lvlText w:val="-"/>
      <w:lvlJc w:val="left"/>
      <w:pPr>
        <w:ind w:left="2880" w:hanging="360"/>
      </w:pPr>
      <w:rPr>
        <w:rFonts w:ascii="TH SarabunPSK" w:eastAsia="Times New Roman" w:hAnsi="TH SarabunPSK"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85" w15:restartNumberingAfterBreak="0">
    <w:nsid w:val="4F025427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6" w15:restartNumberingAfterBreak="0">
    <w:nsid w:val="4F0A099A"/>
    <w:multiLevelType w:val="multilevel"/>
    <w:tmpl w:val="70BAFAF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87" w15:restartNumberingAfterBreak="0">
    <w:nsid w:val="4F1A6E43"/>
    <w:multiLevelType w:val="hybridMultilevel"/>
    <w:tmpl w:val="768A13D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8" w15:restartNumberingAfterBreak="0">
    <w:nsid w:val="4FB10272"/>
    <w:multiLevelType w:val="multilevel"/>
    <w:tmpl w:val="FF761A98"/>
    <w:lvl w:ilvl="0">
      <w:start w:val="3"/>
      <w:numFmt w:val="decimal"/>
      <w:lvlText w:val="%1"/>
      <w:lvlJc w:val="left"/>
      <w:pPr>
        <w:ind w:left="360" w:hanging="360"/>
      </w:pPr>
      <w:rPr>
        <w:rFonts w:ascii="TH SarabunPSK" w:eastAsia="TH SarabunPSK" w:hAnsi="TH SarabunPSK" w:cs="TH SarabunPSK" w:hint="default"/>
        <w:color w:val="0000FF"/>
        <w:u w:val="single"/>
      </w:rPr>
    </w:lvl>
    <w:lvl w:ilvl="1">
      <w:start w:val="4"/>
      <w:numFmt w:val="decimal"/>
      <w:lvlText w:val="%1-%2"/>
      <w:lvlJc w:val="left"/>
      <w:pPr>
        <w:ind w:left="862" w:hanging="720"/>
      </w:pPr>
      <w:rPr>
        <w:rFonts w:ascii="TH SarabunPSK" w:eastAsia="TH SarabunPSK" w:hAnsi="TH SarabunPSK" w:cs="TH SarabunPSK" w:hint="default"/>
        <w:color w:val="0000FF"/>
        <w:u w:val="single"/>
      </w:rPr>
    </w:lvl>
    <w:lvl w:ilvl="2">
      <w:start w:val="1"/>
      <w:numFmt w:val="decimal"/>
      <w:lvlText w:val="%1-%2.%3"/>
      <w:lvlJc w:val="left"/>
      <w:pPr>
        <w:ind w:left="1004" w:hanging="720"/>
      </w:pPr>
      <w:rPr>
        <w:rFonts w:ascii="TH SarabunPSK" w:eastAsia="TH SarabunPSK" w:hAnsi="TH SarabunPSK" w:cs="TH SarabunPSK" w:hint="default"/>
        <w:color w:val="0000FF"/>
        <w:u w:val="single"/>
      </w:rPr>
    </w:lvl>
    <w:lvl w:ilvl="3">
      <w:start w:val="1"/>
      <w:numFmt w:val="decimal"/>
      <w:lvlText w:val="%1-%2.%3.%4"/>
      <w:lvlJc w:val="left"/>
      <w:pPr>
        <w:ind w:left="1506" w:hanging="1080"/>
      </w:pPr>
      <w:rPr>
        <w:rFonts w:ascii="TH SarabunPSK" w:eastAsia="TH SarabunPSK" w:hAnsi="TH SarabunPSK" w:cs="TH SarabunPSK" w:hint="default"/>
        <w:color w:val="0000FF"/>
        <w:u w:val="single"/>
      </w:rPr>
    </w:lvl>
    <w:lvl w:ilvl="4">
      <w:start w:val="1"/>
      <w:numFmt w:val="decimal"/>
      <w:lvlText w:val="%1-%2.%3.%4.%5"/>
      <w:lvlJc w:val="left"/>
      <w:pPr>
        <w:ind w:left="2008" w:hanging="1440"/>
      </w:pPr>
      <w:rPr>
        <w:rFonts w:ascii="TH SarabunPSK" w:eastAsia="TH SarabunPSK" w:hAnsi="TH SarabunPSK" w:cs="TH SarabunPSK" w:hint="default"/>
        <w:color w:val="0000FF"/>
        <w:u w:val="single"/>
      </w:rPr>
    </w:lvl>
    <w:lvl w:ilvl="5">
      <w:start w:val="1"/>
      <w:numFmt w:val="decimal"/>
      <w:lvlText w:val="%1-%2.%3.%4.%5.%6"/>
      <w:lvlJc w:val="left"/>
      <w:pPr>
        <w:ind w:left="2510" w:hanging="1800"/>
      </w:pPr>
      <w:rPr>
        <w:rFonts w:ascii="TH SarabunPSK" w:eastAsia="TH SarabunPSK" w:hAnsi="TH SarabunPSK" w:cs="TH SarabunPSK" w:hint="default"/>
        <w:color w:val="0000FF"/>
        <w:u w:val="single"/>
      </w:rPr>
    </w:lvl>
    <w:lvl w:ilvl="6">
      <w:start w:val="1"/>
      <w:numFmt w:val="decimal"/>
      <w:lvlText w:val="%1-%2.%3.%4.%5.%6.%7"/>
      <w:lvlJc w:val="left"/>
      <w:pPr>
        <w:ind w:left="2652" w:hanging="1800"/>
      </w:pPr>
      <w:rPr>
        <w:rFonts w:ascii="TH SarabunPSK" w:eastAsia="TH SarabunPSK" w:hAnsi="TH SarabunPSK" w:cs="TH SarabunPSK" w:hint="default"/>
        <w:color w:val="0000FF"/>
        <w:u w:val="single"/>
      </w:rPr>
    </w:lvl>
    <w:lvl w:ilvl="7">
      <w:start w:val="1"/>
      <w:numFmt w:val="decimal"/>
      <w:lvlText w:val="%1-%2.%3.%4.%5.%6.%7.%8"/>
      <w:lvlJc w:val="left"/>
      <w:pPr>
        <w:ind w:left="3154" w:hanging="2160"/>
      </w:pPr>
      <w:rPr>
        <w:rFonts w:ascii="TH SarabunPSK" w:eastAsia="TH SarabunPSK" w:hAnsi="TH SarabunPSK" w:cs="TH SarabunPSK" w:hint="default"/>
        <w:color w:val="0000FF"/>
        <w:u w:val="single"/>
      </w:rPr>
    </w:lvl>
    <w:lvl w:ilvl="8">
      <w:start w:val="1"/>
      <w:numFmt w:val="decimal"/>
      <w:lvlText w:val="%1-%2.%3.%4.%5.%6.%7.%8.%9"/>
      <w:lvlJc w:val="left"/>
      <w:pPr>
        <w:ind w:left="3656" w:hanging="2520"/>
      </w:pPr>
      <w:rPr>
        <w:rFonts w:ascii="TH SarabunPSK" w:eastAsia="TH SarabunPSK" w:hAnsi="TH SarabunPSK" w:cs="TH SarabunPSK" w:hint="default"/>
        <w:color w:val="0000FF"/>
        <w:u w:val="single"/>
      </w:rPr>
    </w:lvl>
  </w:abstractNum>
  <w:abstractNum w:abstractNumId="189" w15:restartNumberingAfterBreak="0">
    <w:nsid w:val="502D0C5F"/>
    <w:multiLevelType w:val="hybridMultilevel"/>
    <w:tmpl w:val="7A14BE62"/>
    <w:lvl w:ilvl="0" w:tplc="BAC0DE52">
      <w:start w:val="1"/>
      <w:numFmt w:val="decimal"/>
      <w:suff w:val="space"/>
      <w:lvlText w:val="%1)"/>
      <w:lvlJc w:val="left"/>
      <w:pPr>
        <w:ind w:left="22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0" w15:restartNumberingAfterBreak="0">
    <w:nsid w:val="5071480D"/>
    <w:multiLevelType w:val="hybridMultilevel"/>
    <w:tmpl w:val="E2C0674A"/>
    <w:lvl w:ilvl="0" w:tplc="F3F49AEC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1" w15:restartNumberingAfterBreak="0">
    <w:nsid w:val="50BB5B4C"/>
    <w:multiLevelType w:val="hybridMultilevel"/>
    <w:tmpl w:val="7F9CE142"/>
    <w:lvl w:ilvl="0" w:tplc="A1F82C58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2" w15:restartNumberingAfterBreak="0">
    <w:nsid w:val="51E74B69"/>
    <w:multiLevelType w:val="multilevel"/>
    <w:tmpl w:val="3F02B6AE"/>
    <w:lvl w:ilvl="0">
      <w:start w:val="4"/>
      <w:numFmt w:val="decimal"/>
      <w:lvlText w:val="%1."/>
      <w:lvlJc w:val="left"/>
      <w:pPr>
        <w:ind w:left="720" w:hanging="360"/>
      </w:pPr>
      <w:rPr>
        <w:rFonts w:ascii="TH SarabunPSK" w:hAnsi="TH SarabunPSK" w:cs="TH SarabunPSK" w:hint="default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93" w15:restartNumberingAfterBreak="0">
    <w:nsid w:val="520F6175"/>
    <w:multiLevelType w:val="hybridMultilevel"/>
    <w:tmpl w:val="83ACEB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4" w15:restartNumberingAfterBreak="0">
    <w:nsid w:val="52EC7D14"/>
    <w:multiLevelType w:val="multilevel"/>
    <w:tmpl w:val="90AA51A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3.3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95" w15:restartNumberingAfterBreak="0">
    <w:nsid w:val="542276D3"/>
    <w:multiLevelType w:val="hybridMultilevel"/>
    <w:tmpl w:val="87124AC4"/>
    <w:lvl w:ilvl="0" w:tplc="AD3C6308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6" w15:restartNumberingAfterBreak="0">
    <w:nsid w:val="54F4634E"/>
    <w:multiLevelType w:val="hybridMultilevel"/>
    <w:tmpl w:val="F272C1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7" w15:restartNumberingAfterBreak="0">
    <w:nsid w:val="55585BBB"/>
    <w:multiLevelType w:val="hybridMultilevel"/>
    <w:tmpl w:val="38E2C342"/>
    <w:lvl w:ilvl="0" w:tplc="4174905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8" w15:restartNumberingAfterBreak="0">
    <w:nsid w:val="565E1A9F"/>
    <w:multiLevelType w:val="multilevel"/>
    <w:tmpl w:val="75BC2E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99" w15:restartNumberingAfterBreak="0">
    <w:nsid w:val="56704D0B"/>
    <w:multiLevelType w:val="hybridMultilevel"/>
    <w:tmpl w:val="FB8A6C0C"/>
    <w:lvl w:ilvl="0" w:tplc="337ED96E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0" w15:restartNumberingAfterBreak="0">
    <w:nsid w:val="56D2772B"/>
    <w:multiLevelType w:val="hybridMultilevel"/>
    <w:tmpl w:val="A6349500"/>
    <w:lvl w:ilvl="0" w:tplc="8D068214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1" w15:restartNumberingAfterBreak="0">
    <w:nsid w:val="571B7391"/>
    <w:multiLevelType w:val="hybridMultilevel"/>
    <w:tmpl w:val="B810C83E"/>
    <w:lvl w:ilvl="0" w:tplc="55422018">
      <w:start w:val="1"/>
      <w:numFmt w:val="decimal"/>
      <w:suff w:val="space"/>
      <w:lvlText w:val="10.2.%1)"/>
      <w:lvlJc w:val="left"/>
      <w:pPr>
        <w:ind w:left="54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2" w15:restartNumberingAfterBreak="0">
    <w:nsid w:val="58F742FC"/>
    <w:multiLevelType w:val="multilevel"/>
    <w:tmpl w:val="8B7A569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864" w:hanging="864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suff w:val="space"/>
      <w:lvlText w:val="%1.%2)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6%1.%2.%3)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3" w15:restartNumberingAfterBreak="0">
    <w:nsid w:val="592D60EB"/>
    <w:multiLevelType w:val="hybridMultilevel"/>
    <w:tmpl w:val="BD921BC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4" w15:restartNumberingAfterBreak="0">
    <w:nsid w:val="59F26568"/>
    <w:multiLevelType w:val="hybridMultilevel"/>
    <w:tmpl w:val="93AA6A96"/>
    <w:lvl w:ilvl="0" w:tplc="568E16C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5" w15:restartNumberingAfterBreak="0">
    <w:nsid w:val="5AA36461"/>
    <w:multiLevelType w:val="hybridMultilevel"/>
    <w:tmpl w:val="8AAC8000"/>
    <w:lvl w:ilvl="0" w:tplc="6346DCB4">
      <w:start w:val="1"/>
      <w:numFmt w:val="decimal"/>
      <w:suff w:val="space"/>
      <w:lvlText w:val="%1)"/>
      <w:lvlJc w:val="left"/>
      <w:pPr>
        <w:ind w:left="22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6" w15:restartNumberingAfterBreak="0">
    <w:nsid w:val="5BE9304E"/>
    <w:multiLevelType w:val="multilevel"/>
    <w:tmpl w:val="DDC8F78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H SarabunPSK" w:hAnsi="TH SarabunPSK" w:cs="TH SarabunPSK"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6120" w:hanging="1080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07" w15:restartNumberingAfterBreak="0">
    <w:nsid w:val="5C1144E1"/>
    <w:multiLevelType w:val="multilevel"/>
    <w:tmpl w:val="8B7A569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864" w:hanging="864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suff w:val="space"/>
      <w:lvlText w:val="%1.%2)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6%1.%2.%3)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8" w15:restartNumberingAfterBreak="0">
    <w:nsid w:val="5C9635E7"/>
    <w:multiLevelType w:val="hybridMultilevel"/>
    <w:tmpl w:val="8A043E36"/>
    <w:lvl w:ilvl="0" w:tplc="03DA0AC6">
      <w:start w:val="1"/>
      <w:numFmt w:val="decimal"/>
      <w:suff w:val="space"/>
      <w:lvlText w:val="5.4.%1)"/>
      <w:lvlJc w:val="left"/>
      <w:pPr>
        <w:ind w:left="720" w:hanging="360"/>
      </w:pPr>
      <w:rPr>
        <w:rFonts w:ascii="TH SarabunPSK" w:hAnsi="TH SarabunPSK" w:cs="TH SarabunPSK" w:hint="default"/>
        <w:i w:val="0"/>
        <w:iCs w:val="0"/>
        <w:color w:val="000000" w:themeColor="text1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9" w15:restartNumberingAfterBreak="0">
    <w:nsid w:val="5D210A91"/>
    <w:multiLevelType w:val="hybridMultilevel"/>
    <w:tmpl w:val="9B0471EA"/>
    <w:lvl w:ilvl="0" w:tplc="3022EF7A">
      <w:start w:val="1"/>
      <w:numFmt w:val="decimal"/>
      <w:suff w:val="space"/>
      <w:lvlText w:val="1.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0" w15:restartNumberingAfterBreak="0">
    <w:nsid w:val="5DBF26BF"/>
    <w:multiLevelType w:val="hybridMultilevel"/>
    <w:tmpl w:val="B046F038"/>
    <w:lvl w:ilvl="0" w:tplc="8F5E9B26">
      <w:start w:val="1"/>
      <w:numFmt w:val="decimal"/>
      <w:suff w:val="space"/>
      <w:lvlText w:val="%1."/>
      <w:lvlJc w:val="left"/>
      <w:pPr>
        <w:ind w:left="2034" w:hanging="360"/>
      </w:pPr>
      <w:rPr>
        <w:rFonts w:ascii="TH SarabunPSK" w:eastAsiaTheme="majorEastAsia" w:hAnsi="TH SarabunPSK" w:cs="TH SarabunPSK" w:hint="default"/>
      </w:rPr>
    </w:lvl>
    <w:lvl w:ilvl="1" w:tplc="04090019" w:tentative="1">
      <w:start w:val="1"/>
      <w:numFmt w:val="lowerLetter"/>
      <w:lvlText w:val="%2."/>
      <w:lvlJc w:val="left"/>
      <w:pPr>
        <w:ind w:left="2754" w:hanging="360"/>
      </w:pPr>
    </w:lvl>
    <w:lvl w:ilvl="2" w:tplc="0409001B" w:tentative="1">
      <w:start w:val="1"/>
      <w:numFmt w:val="lowerRoman"/>
      <w:lvlText w:val="%3."/>
      <w:lvlJc w:val="right"/>
      <w:pPr>
        <w:ind w:left="3474" w:hanging="180"/>
      </w:pPr>
    </w:lvl>
    <w:lvl w:ilvl="3" w:tplc="0409000F" w:tentative="1">
      <w:start w:val="1"/>
      <w:numFmt w:val="decimal"/>
      <w:lvlText w:val="%4."/>
      <w:lvlJc w:val="left"/>
      <w:pPr>
        <w:ind w:left="4194" w:hanging="360"/>
      </w:pPr>
    </w:lvl>
    <w:lvl w:ilvl="4" w:tplc="04090019" w:tentative="1">
      <w:start w:val="1"/>
      <w:numFmt w:val="lowerLetter"/>
      <w:lvlText w:val="%5."/>
      <w:lvlJc w:val="left"/>
      <w:pPr>
        <w:ind w:left="4914" w:hanging="360"/>
      </w:pPr>
    </w:lvl>
    <w:lvl w:ilvl="5" w:tplc="0409001B" w:tentative="1">
      <w:start w:val="1"/>
      <w:numFmt w:val="lowerRoman"/>
      <w:lvlText w:val="%6."/>
      <w:lvlJc w:val="right"/>
      <w:pPr>
        <w:ind w:left="5634" w:hanging="180"/>
      </w:pPr>
    </w:lvl>
    <w:lvl w:ilvl="6" w:tplc="0409000F" w:tentative="1">
      <w:start w:val="1"/>
      <w:numFmt w:val="decimal"/>
      <w:lvlText w:val="%7."/>
      <w:lvlJc w:val="left"/>
      <w:pPr>
        <w:ind w:left="6354" w:hanging="360"/>
      </w:pPr>
    </w:lvl>
    <w:lvl w:ilvl="7" w:tplc="04090019" w:tentative="1">
      <w:start w:val="1"/>
      <w:numFmt w:val="lowerLetter"/>
      <w:lvlText w:val="%8."/>
      <w:lvlJc w:val="left"/>
      <w:pPr>
        <w:ind w:left="7074" w:hanging="360"/>
      </w:pPr>
    </w:lvl>
    <w:lvl w:ilvl="8" w:tplc="0409001B" w:tentative="1">
      <w:start w:val="1"/>
      <w:numFmt w:val="lowerRoman"/>
      <w:lvlText w:val="%9."/>
      <w:lvlJc w:val="right"/>
      <w:pPr>
        <w:ind w:left="7794" w:hanging="180"/>
      </w:pPr>
    </w:lvl>
  </w:abstractNum>
  <w:abstractNum w:abstractNumId="211" w15:restartNumberingAfterBreak="0">
    <w:nsid w:val="5F7D1990"/>
    <w:multiLevelType w:val="hybridMultilevel"/>
    <w:tmpl w:val="9FD4F86A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2" w15:restartNumberingAfterBreak="0">
    <w:nsid w:val="5F811F3D"/>
    <w:multiLevelType w:val="hybridMultilevel"/>
    <w:tmpl w:val="9DBA8DBE"/>
    <w:lvl w:ilvl="0" w:tplc="C9ECE4A2">
      <w:start w:val="1"/>
      <w:numFmt w:val="decimal"/>
      <w:suff w:val="space"/>
      <w:lvlText w:val="5.%1)"/>
      <w:lvlJc w:val="left"/>
      <w:pPr>
        <w:ind w:left="720" w:hanging="360"/>
      </w:pPr>
      <w:rPr>
        <w:rFonts w:ascii="TH SarabunPSK" w:hAnsi="TH SarabunPSK" w:cs="TH SarabunPSK" w:hint="default"/>
        <w:i w:val="0"/>
        <w:iCs w:val="0"/>
        <w:color w:val="000000" w:themeColor="text1"/>
        <w:sz w:val="32"/>
        <w:szCs w:val="32"/>
      </w:rPr>
    </w:lvl>
    <w:lvl w:ilvl="1" w:tplc="8F263FB0">
      <w:start w:val="1"/>
      <w:numFmt w:val="decimal"/>
      <w:suff w:val="space"/>
      <w:lvlText w:val="5.%2)"/>
      <w:lvlJc w:val="left"/>
      <w:pPr>
        <w:ind w:left="720" w:hanging="360"/>
      </w:pPr>
      <w:rPr>
        <w:rFonts w:ascii="TH SarabunPSK" w:hAnsi="TH SarabunPSK" w:cs="TH SarabunPSK" w:hint="default"/>
        <w:i w:val="0"/>
        <w:iCs w:val="0"/>
        <w:color w:val="000000" w:themeColor="text1"/>
        <w:sz w:val="32"/>
        <w:szCs w:val="32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3" w15:restartNumberingAfterBreak="0">
    <w:nsid w:val="608C2C8C"/>
    <w:multiLevelType w:val="hybridMultilevel"/>
    <w:tmpl w:val="E6C25E06"/>
    <w:lvl w:ilvl="0" w:tplc="7EBC958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4" w15:restartNumberingAfterBreak="0">
    <w:nsid w:val="60BE3277"/>
    <w:multiLevelType w:val="multilevel"/>
    <w:tmpl w:val="AE080E00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H SarabunPSK" w:hAnsi="TH SarabunPSK" w:cs="TH SarabunPSK" w:hint="default"/>
        <w:b w:val="0"/>
        <w:bCs w:val="0"/>
      </w:rPr>
    </w:lvl>
    <w:lvl w:ilvl="3">
      <w:start w:val="1"/>
      <w:numFmt w:val="decimal"/>
      <w:suff w:val="space"/>
      <w:lvlText w:val="4.%4)"/>
      <w:lvlJc w:val="left"/>
      <w:pPr>
        <w:ind w:left="3240" w:hanging="1080"/>
      </w:pPr>
      <w:rPr>
        <w:rFonts w:hint="default"/>
        <w:b w:val="0"/>
        <w:bCs w:val="0"/>
        <w:sz w:val="32"/>
        <w:szCs w:val="32"/>
        <w:lang w:bidi="th-TH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15" w15:restartNumberingAfterBreak="0">
    <w:nsid w:val="60C23702"/>
    <w:multiLevelType w:val="hybridMultilevel"/>
    <w:tmpl w:val="DF7669E8"/>
    <w:lvl w:ilvl="0" w:tplc="76EE1EFE">
      <w:numFmt w:val="bullet"/>
      <w:lvlText w:val="-"/>
      <w:lvlJc w:val="left"/>
      <w:pPr>
        <w:ind w:left="720" w:hanging="360"/>
      </w:pPr>
      <w:rPr>
        <w:rFonts w:ascii="TH SarabunPSK" w:eastAsiaTheme="minorEastAsia" w:hAnsi="TH SarabunPSK" w:cs="TH SarabunPSK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EE1EFE">
      <w:numFmt w:val="bullet"/>
      <w:lvlText w:val="-"/>
      <w:lvlJc w:val="left"/>
      <w:pPr>
        <w:ind w:left="2880" w:hanging="360"/>
      </w:pPr>
      <w:rPr>
        <w:rFonts w:ascii="TH SarabunPSK" w:eastAsiaTheme="minorEastAsia" w:hAnsi="TH SarabunPSK" w:cs="TH SarabunPSK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6" w15:restartNumberingAfterBreak="0">
    <w:nsid w:val="622A41C6"/>
    <w:multiLevelType w:val="hybridMultilevel"/>
    <w:tmpl w:val="433E0C9C"/>
    <w:lvl w:ilvl="0" w:tplc="A17CC0F0">
      <w:start w:val="4"/>
      <w:numFmt w:val="bullet"/>
      <w:lvlText w:val="-"/>
      <w:lvlJc w:val="left"/>
      <w:pPr>
        <w:ind w:left="180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7" w15:restartNumberingAfterBreak="0">
    <w:nsid w:val="628D7EBB"/>
    <w:multiLevelType w:val="hybridMultilevel"/>
    <w:tmpl w:val="C6F40A4E"/>
    <w:lvl w:ilvl="0" w:tplc="A4E8C180">
      <w:start w:val="3"/>
      <w:numFmt w:val="bullet"/>
      <w:lvlText w:val="-"/>
      <w:lvlJc w:val="left"/>
      <w:pPr>
        <w:ind w:left="108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8" w15:restartNumberingAfterBreak="0">
    <w:nsid w:val="63CF4948"/>
    <w:multiLevelType w:val="hybridMultilevel"/>
    <w:tmpl w:val="2652721E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9" w15:restartNumberingAfterBreak="0">
    <w:nsid w:val="65ED0DA7"/>
    <w:multiLevelType w:val="hybridMultilevel"/>
    <w:tmpl w:val="6866A844"/>
    <w:lvl w:ilvl="0" w:tplc="5980208E">
      <w:start w:val="1"/>
      <w:numFmt w:val="decimal"/>
      <w:suff w:val="space"/>
      <w:lvlText w:val="%1."/>
      <w:lvlJc w:val="left"/>
      <w:pPr>
        <w:ind w:left="1069" w:hanging="360"/>
      </w:pPr>
      <w:rPr>
        <w:rFonts w:ascii="TH SarabunPSK" w:eastAsia="TH SarabunPSK" w:hAnsi="TH SarabunPSK" w:cs="TH SarabunPSK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0" w15:restartNumberingAfterBreak="0">
    <w:nsid w:val="660E04BD"/>
    <w:multiLevelType w:val="multilevel"/>
    <w:tmpl w:val="1480CB40"/>
    <w:lvl w:ilvl="0">
      <w:start w:val="1"/>
      <w:numFmt w:val="decimal"/>
      <w:lvlText w:val="%1"/>
      <w:lvlJc w:val="left"/>
      <w:pPr>
        <w:tabs>
          <w:tab w:val="num" w:pos="690"/>
        </w:tabs>
        <w:ind w:left="690" w:hanging="690"/>
      </w:pPr>
      <w:rPr>
        <w:rFonts w:hint="default"/>
        <w:b/>
        <w:bCs/>
      </w:rPr>
    </w:lvl>
    <w:lvl w:ilvl="1">
      <w:start w:val="2"/>
      <w:numFmt w:val="decimal"/>
      <w:lvlText w:val="%1.%2"/>
      <w:lvlJc w:val="left"/>
      <w:pPr>
        <w:tabs>
          <w:tab w:val="num" w:pos="1927"/>
        </w:tabs>
        <w:ind w:left="1927" w:hanging="690"/>
      </w:pPr>
      <w:rPr>
        <w:rFonts w:hint="default"/>
        <w:b/>
        <w:bCs/>
      </w:rPr>
    </w:lvl>
    <w:lvl w:ilvl="2">
      <w:start w:val="4"/>
      <w:numFmt w:val="decimal"/>
      <w:suff w:val="space"/>
      <w:lvlText w:val="%1.%2.%3"/>
      <w:lvlJc w:val="left"/>
      <w:pPr>
        <w:ind w:left="3194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tabs>
          <w:tab w:val="num" w:pos="4791"/>
        </w:tabs>
        <w:ind w:left="4791" w:hanging="1080"/>
      </w:pPr>
      <w:rPr>
        <w:rFonts w:hint="default"/>
        <w:b/>
        <w:bCs/>
      </w:rPr>
    </w:lvl>
    <w:lvl w:ilvl="4">
      <w:start w:val="1"/>
      <w:numFmt w:val="decimal"/>
      <w:lvlText w:val="%1.%2.%3.%4.%5"/>
      <w:lvlJc w:val="left"/>
      <w:pPr>
        <w:tabs>
          <w:tab w:val="num" w:pos="6028"/>
        </w:tabs>
        <w:ind w:left="6028" w:hanging="1080"/>
      </w:pPr>
      <w:rPr>
        <w:rFonts w:hint="default"/>
        <w:b/>
        <w:bCs/>
      </w:rPr>
    </w:lvl>
    <w:lvl w:ilvl="5">
      <w:start w:val="1"/>
      <w:numFmt w:val="decimal"/>
      <w:lvlText w:val="%1.%2.%3.%4.%5.%6"/>
      <w:lvlJc w:val="left"/>
      <w:pPr>
        <w:tabs>
          <w:tab w:val="num" w:pos="7625"/>
        </w:tabs>
        <w:ind w:left="7625" w:hanging="1440"/>
      </w:pPr>
      <w:rPr>
        <w:rFonts w:hint="default"/>
        <w:b/>
        <w:bCs/>
      </w:rPr>
    </w:lvl>
    <w:lvl w:ilvl="6">
      <w:start w:val="1"/>
      <w:numFmt w:val="decimal"/>
      <w:lvlText w:val="%1.%2.%3.%4.%5.%6.%7"/>
      <w:lvlJc w:val="left"/>
      <w:pPr>
        <w:tabs>
          <w:tab w:val="num" w:pos="8862"/>
        </w:tabs>
        <w:ind w:left="8862" w:hanging="1440"/>
      </w:pPr>
      <w:rPr>
        <w:rFonts w:hint="default"/>
        <w:b/>
        <w:bCs/>
      </w:rPr>
    </w:lvl>
    <w:lvl w:ilvl="7">
      <w:start w:val="1"/>
      <w:numFmt w:val="decimal"/>
      <w:lvlText w:val="%1.%2.%3.%4.%5.%6.%7.%8"/>
      <w:lvlJc w:val="left"/>
      <w:pPr>
        <w:tabs>
          <w:tab w:val="num" w:pos="10459"/>
        </w:tabs>
        <w:ind w:left="10459" w:hanging="1800"/>
      </w:pPr>
      <w:rPr>
        <w:rFonts w:hint="default"/>
        <w:b/>
        <w:bCs/>
      </w:rPr>
    </w:lvl>
    <w:lvl w:ilvl="8">
      <w:start w:val="1"/>
      <w:numFmt w:val="decimal"/>
      <w:lvlText w:val="%1.%2.%3.%4.%5.%6.%7.%8.%9"/>
      <w:lvlJc w:val="left"/>
      <w:pPr>
        <w:tabs>
          <w:tab w:val="num" w:pos="12056"/>
        </w:tabs>
        <w:ind w:left="12056" w:hanging="2160"/>
      </w:pPr>
      <w:rPr>
        <w:rFonts w:hint="default"/>
        <w:b/>
        <w:bCs/>
      </w:rPr>
    </w:lvl>
  </w:abstractNum>
  <w:abstractNum w:abstractNumId="221" w15:restartNumberingAfterBreak="0">
    <w:nsid w:val="661169A0"/>
    <w:multiLevelType w:val="multilevel"/>
    <w:tmpl w:val="C1B84F2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440" w:hanging="1800"/>
      </w:pPr>
      <w:rPr>
        <w:rFonts w:hint="default"/>
      </w:rPr>
    </w:lvl>
  </w:abstractNum>
  <w:abstractNum w:abstractNumId="222" w15:restartNumberingAfterBreak="0">
    <w:nsid w:val="66482F80"/>
    <w:multiLevelType w:val="hybridMultilevel"/>
    <w:tmpl w:val="5066AE6E"/>
    <w:lvl w:ilvl="0" w:tplc="8F229BD2">
      <w:start w:val="1"/>
      <w:numFmt w:val="decimal"/>
      <w:suff w:val="space"/>
      <w:lvlText w:val="%1)"/>
      <w:lvlJc w:val="left"/>
      <w:pPr>
        <w:ind w:left="720" w:hanging="360"/>
      </w:pPr>
      <w:rPr>
        <w:rFonts w:ascii="TH SarabunPSK" w:hAnsi="TH SarabunPSK" w:cs="TH SarabunPSK" w:hint="default"/>
        <w:i w:val="0"/>
        <w:iCs w:val="0"/>
        <w:color w:val="000000" w:themeColor="text1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3" w15:restartNumberingAfterBreak="0">
    <w:nsid w:val="675742B5"/>
    <w:multiLevelType w:val="hybridMultilevel"/>
    <w:tmpl w:val="75000386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4" w15:restartNumberingAfterBreak="0">
    <w:nsid w:val="67D348FE"/>
    <w:multiLevelType w:val="hybridMultilevel"/>
    <w:tmpl w:val="E4004F8E"/>
    <w:lvl w:ilvl="0" w:tplc="01F8BFF0">
      <w:start w:val="1"/>
      <w:numFmt w:val="decimal"/>
      <w:suff w:val="space"/>
      <w:lvlText w:val="%1)"/>
      <w:lvlJc w:val="left"/>
      <w:pPr>
        <w:ind w:left="22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5" w15:restartNumberingAfterBreak="0">
    <w:nsid w:val="68B8268E"/>
    <w:multiLevelType w:val="hybridMultilevel"/>
    <w:tmpl w:val="9F6802C4"/>
    <w:lvl w:ilvl="0" w:tplc="04090011">
      <w:start w:val="1"/>
      <w:numFmt w:val="decimal"/>
      <w:lvlText w:val="%1)"/>
      <w:lvlJc w:val="left"/>
      <w:pPr>
        <w:ind w:left="1373" w:hanging="360"/>
      </w:pPr>
    </w:lvl>
    <w:lvl w:ilvl="1" w:tplc="04090019" w:tentative="1">
      <w:start w:val="1"/>
      <w:numFmt w:val="lowerLetter"/>
      <w:lvlText w:val="%2."/>
      <w:lvlJc w:val="left"/>
      <w:pPr>
        <w:ind w:left="2093" w:hanging="360"/>
      </w:pPr>
    </w:lvl>
    <w:lvl w:ilvl="2" w:tplc="0409001B" w:tentative="1">
      <w:start w:val="1"/>
      <w:numFmt w:val="lowerRoman"/>
      <w:lvlText w:val="%3."/>
      <w:lvlJc w:val="right"/>
      <w:pPr>
        <w:ind w:left="2813" w:hanging="180"/>
      </w:pPr>
    </w:lvl>
    <w:lvl w:ilvl="3" w:tplc="0409000F" w:tentative="1">
      <w:start w:val="1"/>
      <w:numFmt w:val="decimal"/>
      <w:lvlText w:val="%4."/>
      <w:lvlJc w:val="left"/>
      <w:pPr>
        <w:ind w:left="3533" w:hanging="360"/>
      </w:pPr>
    </w:lvl>
    <w:lvl w:ilvl="4" w:tplc="04090019" w:tentative="1">
      <w:start w:val="1"/>
      <w:numFmt w:val="lowerLetter"/>
      <w:lvlText w:val="%5."/>
      <w:lvlJc w:val="left"/>
      <w:pPr>
        <w:ind w:left="4253" w:hanging="360"/>
      </w:pPr>
    </w:lvl>
    <w:lvl w:ilvl="5" w:tplc="0409001B" w:tentative="1">
      <w:start w:val="1"/>
      <w:numFmt w:val="lowerRoman"/>
      <w:lvlText w:val="%6."/>
      <w:lvlJc w:val="right"/>
      <w:pPr>
        <w:ind w:left="4973" w:hanging="180"/>
      </w:pPr>
    </w:lvl>
    <w:lvl w:ilvl="6" w:tplc="0409000F" w:tentative="1">
      <w:start w:val="1"/>
      <w:numFmt w:val="decimal"/>
      <w:lvlText w:val="%7."/>
      <w:lvlJc w:val="left"/>
      <w:pPr>
        <w:ind w:left="5693" w:hanging="360"/>
      </w:pPr>
    </w:lvl>
    <w:lvl w:ilvl="7" w:tplc="04090019" w:tentative="1">
      <w:start w:val="1"/>
      <w:numFmt w:val="lowerLetter"/>
      <w:lvlText w:val="%8."/>
      <w:lvlJc w:val="left"/>
      <w:pPr>
        <w:ind w:left="6413" w:hanging="360"/>
      </w:pPr>
    </w:lvl>
    <w:lvl w:ilvl="8" w:tplc="0409001B" w:tentative="1">
      <w:start w:val="1"/>
      <w:numFmt w:val="lowerRoman"/>
      <w:lvlText w:val="%9."/>
      <w:lvlJc w:val="right"/>
      <w:pPr>
        <w:ind w:left="7133" w:hanging="180"/>
      </w:pPr>
    </w:lvl>
  </w:abstractNum>
  <w:abstractNum w:abstractNumId="226" w15:restartNumberingAfterBreak="0">
    <w:nsid w:val="692D2C97"/>
    <w:multiLevelType w:val="hybridMultilevel"/>
    <w:tmpl w:val="D0E20274"/>
    <w:lvl w:ilvl="0" w:tplc="C8F87264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7" w15:restartNumberingAfterBreak="0">
    <w:nsid w:val="69F81B33"/>
    <w:multiLevelType w:val="hybridMultilevel"/>
    <w:tmpl w:val="1F08E7FE"/>
    <w:lvl w:ilvl="0" w:tplc="561CF09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8" w15:restartNumberingAfterBreak="0">
    <w:nsid w:val="6B4331C2"/>
    <w:multiLevelType w:val="hybridMultilevel"/>
    <w:tmpl w:val="82C40D8A"/>
    <w:lvl w:ilvl="0" w:tplc="83ACDDDA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9" w15:restartNumberingAfterBreak="0">
    <w:nsid w:val="6BBF5EDF"/>
    <w:multiLevelType w:val="hybridMultilevel"/>
    <w:tmpl w:val="2F6A48D0"/>
    <w:lvl w:ilvl="0" w:tplc="A35A4616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54" w:hanging="360"/>
      </w:pPr>
    </w:lvl>
    <w:lvl w:ilvl="2" w:tplc="0409001B" w:tentative="1">
      <w:start w:val="1"/>
      <w:numFmt w:val="lowerRoman"/>
      <w:lvlText w:val="%3."/>
      <w:lvlJc w:val="right"/>
      <w:pPr>
        <w:ind w:left="3474" w:hanging="180"/>
      </w:pPr>
    </w:lvl>
    <w:lvl w:ilvl="3" w:tplc="0409000F">
      <w:start w:val="1"/>
      <w:numFmt w:val="decimal"/>
      <w:lvlText w:val="%4."/>
      <w:lvlJc w:val="left"/>
      <w:pPr>
        <w:ind w:left="4194" w:hanging="360"/>
      </w:pPr>
    </w:lvl>
    <w:lvl w:ilvl="4" w:tplc="04090019" w:tentative="1">
      <w:start w:val="1"/>
      <w:numFmt w:val="lowerLetter"/>
      <w:lvlText w:val="%5."/>
      <w:lvlJc w:val="left"/>
      <w:pPr>
        <w:ind w:left="4914" w:hanging="360"/>
      </w:pPr>
    </w:lvl>
    <w:lvl w:ilvl="5" w:tplc="0409001B" w:tentative="1">
      <w:start w:val="1"/>
      <w:numFmt w:val="lowerRoman"/>
      <w:lvlText w:val="%6."/>
      <w:lvlJc w:val="right"/>
      <w:pPr>
        <w:ind w:left="5634" w:hanging="180"/>
      </w:pPr>
    </w:lvl>
    <w:lvl w:ilvl="6" w:tplc="0409000F" w:tentative="1">
      <w:start w:val="1"/>
      <w:numFmt w:val="decimal"/>
      <w:lvlText w:val="%7."/>
      <w:lvlJc w:val="left"/>
      <w:pPr>
        <w:ind w:left="6354" w:hanging="360"/>
      </w:pPr>
    </w:lvl>
    <w:lvl w:ilvl="7" w:tplc="04090019" w:tentative="1">
      <w:start w:val="1"/>
      <w:numFmt w:val="lowerLetter"/>
      <w:lvlText w:val="%8."/>
      <w:lvlJc w:val="left"/>
      <w:pPr>
        <w:ind w:left="7074" w:hanging="360"/>
      </w:pPr>
    </w:lvl>
    <w:lvl w:ilvl="8" w:tplc="0409001B" w:tentative="1">
      <w:start w:val="1"/>
      <w:numFmt w:val="lowerRoman"/>
      <w:lvlText w:val="%9."/>
      <w:lvlJc w:val="right"/>
      <w:pPr>
        <w:ind w:left="7794" w:hanging="180"/>
      </w:pPr>
    </w:lvl>
  </w:abstractNum>
  <w:abstractNum w:abstractNumId="230" w15:restartNumberingAfterBreak="0">
    <w:nsid w:val="6C553964"/>
    <w:multiLevelType w:val="hybridMultilevel"/>
    <w:tmpl w:val="CF0EF30C"/>
    <w:lvl w:ilvl="0" w:tplc="04090011">
      <w:start w:val="1"/>
      <w:numFmt w:val="decimal"/>
      <w:lvlText w:val="%1)"/>
      <w:lvlJc w:val="left"/>
      <w:pPr>
        <w:ind w:left="1656" w:hanging="360"/>
      </w:pPr>
    </w:lvl>
    <w:lvl w:ilvl="1" w:tplc="04090019" w:tentative="1">
      <w:start w:val="1"/>
      <w:numFmt w:val="lowerLetter"/>
      <w:lvlText w:val="%2."/>
      <w:lvlJc w:val="left"/>
      <w:pPr>
        <w:ind w:left="2376" w:hanging="360"/>
      </w:pPr>
    </w:lvl>
    <w:lvl w:ilvl="2" w:tplc="0409001B" w:tentative="1">
      <w:start w:val="1"/>
      <w:numFmt w:val="lowerRoman"/>
      <w:lvlText w:val="%3."/>
      <w:lvlJc w:val="right"/>
      <w:pPr>
        <w:ind w:left="3096" w:hanging="180"/>
      </w:pPr>
    </w:lvl>
    <w:lvl w:ilvl="3" w:tplc="0409000F" w:tentative="1">
      <w:start w:val="1"/>
      <w:numFmt w:val="decimal"/>
      <w:lvlText w:val="%4."/>
      <w:lvlJc w:val="left"/>
      <w:pPr>
        <w:ind w:left="3816" w:hanging="360"/>
      </w:pPr>
    </w:lvl>
    <w:lvl w:ilvl="4" w:tplc="04090019" w:tentative="1">
      <w:start w:val="1"/>
      <w:numFmt w:val="lowerLetter"/>
      <w:lvlText w:val="%5."/>
      <w:lvlJc w:val="left"/>
      <w:pPr>
        <w:ind w:left="4536" w:hanging="360"/>
      </w:pPr>
    </w:lvl>
    <w:lvl w:ilvl="5" w:tplc="0409001B" w:tentative="1">
      <w:start w:val="1"/>
      <w:numFmt w:val="lowerRoman"/>
      <w:lvlText w:val="%6."/>
      <w:lvlJc w:val="right"/>
      <w:pPr>
        <w:ind w:left="5256" w:hanging="180"/>
      </w:pPr>
    </w:lvl>
    <w:lvl w:ilvl="6" w:tplc="0409000F" w:tentative="1">
      <w:start w:val="1"/>
      <w:numFmt w:val="decimal"/>
      <w:lvlText w:val="%7."/>
      <w:lvlJc w:val="left"/>
      <w:pPr>
        <w:ind w:left="5976" w:hanging="360"/>
      </w:pPr>
    </w:lvl>
    <w:lvl w:ilvl="7" w:tplc="04090019" w:tentative="1">
      <w:start w:val="1"/>
      <w:numFmt w:val="lowerLetter"/>
      <w:lvlText w:val="%8."/>
      <w:lvlJc w:val="left"/>
      <w:pPr>
        <w:ind w:left="6696" w:hanging="360"/>
      </w:pPr>
    </w:lvl>
    <w:lvl w:ilvl="8" w:tplc="040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231" w15:restartNumberingAfterBreak="0">
    <w:nsid w:val="6CA95B36"/>
    <w:multiLevelType w:val="hybridMultilevel"/>
    <w:tmpl w:val="ED1A98E6"/>
    <w:lvl w:ilvl="0" w:tplc="7584D2FE">
      <w:start w:val="1"/>
      <w:numFmt w:val="decimal"/>
      <w:suff w:val="space"/>
      <w:lvlText w:val="%1)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32" w15:restartNumberingAfterBreak="0">
    <w:nsid w:val="6D3A21D3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3" w15:restartNumberingAfterBreak="0">
    <w:nsid w:val="6DBF74B5"/>
    <w:multiLevelType w:val="hybridMultilevel"/>
    <w:tmpl w:val="9BB055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4" w15:restartNumberingAfterBreak="0">
    <w:nsid w:val="6EA21F05"/>
    <w:multiLevelType w:val="hybridMultilevel"/>
    <w:tmpl w:val="56904200"/>
    <w:lvl w:ilvl="0" w:tplc="4C9A3F0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5" w15:restartNumberingAfterBreak="0">
    <w:nsid w:val="6EA46A2F"/>
    <w:multiLevelType w:val="hybridMultilevel"/>
    <w:tmpl w:val="EE304B08"/>
    <w:lvl w:ilvl="0" w:tplc="D20823AE">
      <w:start w:val="1"/>
      <w:numFmt w:val="decimal"/>
      <w:lvlText w:val="%1)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6" w15:restartNumberingAfterBreak="0">
    <w:nsid w:val="6EAB5DB2"/>
    <w:multiLevelType w:val="hybridMultilevel"/>
    <w:tmpl w:val="174AF56E"/>
    <w:lvl w:ilvl="0" w:tplc="3134FC98">
      <w:start w:val="1"/>
      <w:numFmt w:val="decimal"/>
      <w:suff w:val="space"/>
      <w:lvlText w:val="1.%1)"/>
      <w:lvlJc w:val="left"/>
      <w:pPr>
        <w:ind w:left="720" w:hanging="360"/>
      </w:pPr>
      <w:rPr>
        <w:rFonts w:hint="default"/>
      </w:rPr>
    </w:lvl>
    <w:lvl w:ilvl="1" w:tplc="7292E664">
      <w:start w:val="1"/>
      <w:numFmt w:val="decimal"/>
      <w:suff w:val="space"/>
      <w:lvlText w:val="1.%2)"/>
      <w:lvlJc w:val="left"/>
      <w:pPr>
        <w:ind w:left="7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7" w15:restartNumberingAfterBreak="0">
    <w:nsid w:val="6EB2682D"/>
    <w:multiLevelType w:val="hybridMultilevel"/>
    <w:tmpl w:val="19182E14"/>
    <w:lvl w:ilvl="0" w:tplc="204C5C8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8" w15:restartNumberingAfterBreak="0">
    <w:nsid w:val="6F485FFD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9" w15:restartNumberingAfterBreak="0">
    <w:nsid w:val="6F766213"/>
    <w:multiLevelType w:val="multilevel"/>
    <w:tmpl w:val="C742B8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  <w:b w:val="0"/>
        <w:bCs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240" w15:restartNumberingAfterBreak="0">
    <w:nsid w:val="713302B4"/>
    <w:multiLevelType w:val="hybridMultilevel"/>
    <w:tmpl w:val="F5DC9344"/>
    <w:lvl w:ilvl="0" w:tplc="10807C6E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1" w15:restartNumberingAfterBreak="0">
    <w:nsid w:val="7290544D"/>
    <w:multiLevelType w:val="hybridMultilevel"/>
    <w:tmpl w:val="4A5041BA"/>
    <w:lvl w:ilvl="0" w:tplc="F438AC9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2" w15:restartNumberingAfterBreak="0">
    <w:nsid w:val="72E3310E"/>
    <w:multiLevelType w:val="hybridMultilevel"/>
    <w:tmpl w:val="5F0CDAD2"/>
    <w:lvl w:ilvl="0" w:tplc="E33E886E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3" w15:restartNumberingAfterBreak="0">
    <w:nsid w:val="73013CD7"/>
    <w:multiLevelType w:val="hybridMultilevel"/>
    <w:tmpl w:val="B9EE8E20"/>
    <w:lvl w:ilvl="0" w:tplc="E378F36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4" w15:restartNumberingAfterBreak="0">
    <w:nsid w:val="737C1AD1"/>
    <w:multiLevelType w:val="hybridMultilevel"/>
    <w:tmpl w:val="4CB8AE5C"/>
    <w:lvl w:ilvl="0" w:tplc="A332657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5" w15:restartNumberingAfterBreak="0">
    <w:nsid w:val="74CC1526"/>
    <w:multiLevelType w:val="hybridMultilevel"/>
    <w:tmpl w:val="DE945B32"/>
    <w:lvl w:ilvl="0" w:tplc="3CF610E8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6" w15:restartNumberingAfterBreak="0">
    <w:nsid w:val="75533A6D"/>
    <w:multiLevelType w:val="hybridMultilevel"/>
    <w:tmpl w:val="05946680"/>
    <w:lvl w:ilvl="0" w:tplc="F7FE63EE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7" w15:restartNumberingAfterBreak="0">
    <w:nsid w:val="75BF687D"/>
    <w:multiLevelType w:val="hybridMultilevel"/>
    <w:tmpl w:val="F2322DA6"/>
    <w:lvl w:ilvl="0" w:tplc="D41CC21A">
      <w:start w:val="1"/>
      <w:numFmt w:val="decimal"/>
      <w:suff w:val="space"/>
      <w:lvlText w:val="%1)"/>
      <w:lvlJc w:val="left"/>
      <w:pPr>
        <w:ind w:left="180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2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8" w:hanging="360"/>
      </w:pPr>
      <w:rPr>
        <w:rFonts w:ascii="Wingdings" w:hAnsi="Wingdings" w:hint="default"/>
      </w:rPr>
    </w:lvl>
  </w:abstractNum>
  <w:abstractNum w:abstractNumId="248" w15:restartNumberingAfterBreak="0">
    <w:nsid w:val="75E47970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9" w15:restartNumberingAfterBreak="0">
    <w:nsid w:val="76073B6C"/>
    <w:multiLevelType w:val="hybridMultilevel"/>
    <w:tmpl w:val="864A2408"/>
    <w:lvl w:ilvl="0" w:tplc="81DC5A76">
      <w:start w:val="1"/>
      <w:numFmt w:val="decimal"/>
      <w:suff w:val="space"/>
      <w:lvlText w:val="1.4.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FAC88876">
      <w:start w:val="1"/>
      <w:numFmt w:val="decimal"/>
      <w:suff w:val="space"/>
      <w:lvlText w:val="1.4.%3)"/>
      <w:lvlJc w:val="left"/>
      <w:pPr>
        <w:ind w:left="12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0" w15:restartNumberingAfterBreak="0">
    <w:nsid w:val="761138BE"/>
    <w:multiLevelType w:val="hybridMultilevel"/>
    <w:tmpl w:val="27E6173C"/>
    <w:lvl w:ilvl="0" w:tplc="68A6FE66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1" w15:restartNumberingAfterBreak="0">
    <w:nsid w:val="763A51EF"/>
    <w:multiLevelType w:val="multilevel"/>
    <w:tmpl w:val="817267B8"/>
    <w:lvl w:ilvl="0">
      <w:start w:val="1"/>
      <w:numFmt w:val="decimal"/>
      <w:suff w:val="nothing"/>
      <w:lvlText w:val="บทที่ %1"/>
      <w:lvlJc w:val="left"/>
      <w:pPr>
        <w:ind w:left="432" w:hanging="432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TH SarabunPSK" w:hAnsi="TH SarabunPSK" w:cs="TH SarabunPSK" w:hint="default"/>
        <w:i w:val="0"/>
        <w:iCs w:val="0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52" w15:restartNumberingAfterBreak="0">
    <w:nsid w:val="76737048"/>
    <w:multiLevelType w:val="multilevel"/>
    <w:tmpl w:val="9DE87F60"/>
    <w:lvl w:ilvl="0">
      <w:start w:val="10"/>
      <w:numFmt w:val="decimal"/>
      <w:lvlText w:val="%1."/>
      <w:lvlJc w:val="left"/>
      <w:pPr>
        <w:ind w:left="636" w:hanging="63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4680" w:hanging="1800"/>
      </w:pPr>
      <w:rPr>
        <w:rFonts w:hint="default"/>
      </w:rPr>
    </w:lvl>
  </w:abstractNum>
  <w:abstractNum w:abstractNumId="253" w15:restartNumberingAfterBreak="0">
    <w:nsid w:val="77DD23F7"/>
    <w:multiLevelType w:val="hybridMultilevel"/>
    <w:tmpl w:val="C164925C"/>
    <w:lvl w:ilvl="0" w:tplc="56964E2E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4" w15:restartNumberingAfterBreak="0">
    <w:nsid w:val="77E86440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5" w15:restartNumberingAfterBreak="0">
    <w:nsid w:val="788E219D"/>
    <w:multiLevelType w:val="multilevel"/>
    <w:tmpl w:val="5D96AF7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56" w15:restartNumberingAfterBreak="0">
    <w:nsid w:val="79226C48"/>
    <w:multiLevelType w:val="hybridMultilevel"/>
    <w:tmpl w:val="3AB22FC0"/>
    <w:lvl w:ilvl="0" w:tplc="496E4DB2">
      <w:start w:val="1"/>
      <w:numFmt w:val="decimal"/>
      <w:suff w:val="space"/>
      <w:lvlText w:val="%1."/>
      <w:lvlJc w:val="left"/>
      <w:pPr>
        <w:ind w:left="1080" w:hanging="360"/>
      </w:pPr>
      <w:rPr>
        <w:rFonts w:ascii="TH SarabunPSK" w:eastAsia="TH SarabunPSK" w:hAnsi="TH SarabunPSK" w:cs="TH SarabunPSK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7" w15:restartNumberingAfterBreak="0">
    <w:nsid w:val="796578D2"/>
    <w:multiLevelType w:val="hybridMultilevel"/>
    <w:tmpl w:val="2550F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8" w15:restartNumberingAfterBreak="0">
    <w:nsid w:val="79725267"/>
    <w:multiLevelType w:val="hybridMultilevel"/>
    <w:tmpl w:val="2054920E"/>
    <w:lvl w:ilvl="0" w:tplc="AABC9BF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9" w15:restartNumberingAfterBreak="0">
    <w:nsid w:val="7A196B96"/>
    <w:multiLevelType w:val="hybridMultilevel"/>
    <w:tmpl w:val="5124217A"/>
    <w:lvl w:ilvl="0" w:tplc="56F8BCB4">
      <w:start w:val="1"/>
      <w:numFmt w:val="decimal"/>
      <w:lvlText w:val="ตารางที่ ก-%1."/>
      <w:lvlJc w:val="left"/>
      <w:pPr>
        <w:ind w:left="720" w:hanging="360"/>
      </w:pPr>
      <w:rPr>
        <w:rFonts w:ascii="TH SarabunPSK" w:hAnsi="TH SarabunPSK" w:hint="default"/>
        <w:b w:val="0"/>
        <w:i w:val="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0" w15:restartNumberingAfterBreak="0">
    <w:nsid w:val="7A49065E"/>
    <w:multiLevelType w:val="hybridMultilevel"/>
    <w:tmpl w:val="CE7CEA7E"/>
    <w:lvl w:ilvl="0" w:tplc="04090011">
      <w:start w:val="1"/>
      <w:numFmt w:val="decimal"/>
      <w:lvlText w:val="%1)"/>
      <w:lvlJc w:val="left"/>
      <w:pPr>
        <w:ind w:left="2394" w:hanging="360"/>
      </w:pPr>
    </w:lvl>
    <w:lvl w:ilvl="1" w:tplc="04090019" w:tentative="1">
      <w:start w:val="1"/>
      <w:numFmt w:val="lowerLetter"/>
      <w:lvlText w:val="%2."/>
      <w:lvlJc w:val="left"/>
      <w:pPr>
        <w:ind w:left="3114" w:hanging="360"/>
      </w:pPr>
    </w:lvl>
    <w:lvl w:ilvl="2" w:tplc="0409001B" w:tentative="1">
      <w:start w:val="1"/>
      <w:numFmt w:val="lowerRoman"/>
      <w:lvlText w:val="%3."/>
      <w:lvlJc w:val="right"/>
      <w:pPr>
        <w:ind w:left="3834" w:hanging="180"/>
      </w:pPr>
    </w:lvl>
    <w:lvl w:ilvl="3" w:tplc="0409000F" w:tentative="1">
      <w:start w:val="1"/>
      <w:numFmt w:val="decimal"/>
      <w:lvlText w:val="%4."/>
      <w:lvlJc w:val="left"/>
      <w:pPr>
        <w:ind w:left="4554" w:hanging="360"/>
      </w:pPr>
    </w:lvl>
    <w:lvl w:ilvl="4" w:tplc="04090019" w:tentative="1">
      <w:start w:val="1"/>
      <w:numFmt w:val="lowerLetter"/>
      <w:lvlText w:val="%5."/>
      <w:lvlJc w:val="left"/>
      <w:pPr>
        <w:ind w:left="5274" w:hanging="360"/>
      </w:pPr>
    </w:lvl>
    <w:lvl w:ilvl="5" w:tplc="0409001B" w:tentative="1">
      <w:start w:val="1"/>
      <w:numFmt w:val="lowerRoman"/>
      <w:lvlText w:val="%6."/>
      <w:lvlJc w:val="right"/>
      <w:pPr>
        <w:ind w:left="5994" w:hanging="180"/>
      </w:pPr>
    </w:lvl>
    <w:lvl w:ilvl="6" w:tplc="0409000F" w:tentative="1">
      <w:start w:val="1"/>
      <w:numFmt w:val="decimal"/>
      <w:lvlText w:val="%7."/>
      <w:lvlJc w:val="left"/>
      <w:pPr>
        <w:ind w:left="6714" w:hanging="360"/>
      </w:pPr>
    </w:lvl>
    <w:lvl w:ilvl="7" w:tplc="04090019" w:tentative="1">
      <w:start w:val="1"/>
      <w:numFmt w:val="lowerLetter"/>
      <w:lvlText w:val="%8."/>
      <w:lvlJc w:val="left"/>
      <w:pPr>
        <w:ind w:left="7434" w:hanging="360"/>
      </w:pPr>
    </w:lvl>
    <w:lvl w:ilvl="8" w:tplc="0409001B" w:tentative="1">
      <w:start w:val="1"/>
      <w:numFmt w:val="lowerRoman"/>
      <w:lvlText w:val="%9."/>
      <w:lvlJc w:val="right"/>
      <w:pPr>
        <w:ind w:left="8154" w:hanging="180"/>
      </w:pPr>
    </w:lvl>
  </w:abstractNum>
  <w:abstractNum w:abstractNumId="261" w15:restartNumberingAfterBreak="0">
    <w:nsid w:val="7ACF1C99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2" w15:restartNumberingAfterBreak="0">
    <w:nsid w:val="7B704495"/>
    <w:multiLevelType w:val="hybridMultilevel"/>
    <w:tmpl w:val="1CFC4DFA"/>
    <w:lvl w:ilvl="0" w:tplc="0409000F">
      <w:start w:val="1"/>
      <w:numFmt w:val="decimal"/>
      <w:lvlText w:val="%1."/>
      <w:lvlJc w:val="left"/>
      <w:pPr>
        <w:ind w:left="1656" w:hanging="360"/>
      </w:pPr>
    </w:lvl>
    <w:lvl w:ilvl="1" w:tplc="04090019" w:tentative="1">
      <w:start w:val="1"/>
      <w:numFmt w:val="lowerLetter"/>
      <w:lvlText w:val="%2."/>
      <w:lvlJc w:val="left"/>
      <w:pPr>
        <w:ind w:left="2376" w:hanging="360"/>
      </w:pPr>
    </w:lvl>
    <w:lvl w:ilvl="2" w:tplc="0409001B" w:tentative="1">
      <w:start w:val="1"/>
      <w:numFmt w:val="lowerRoman"/>
      <w:lvlText w:val="%3."/>
      <w:lvlJc w:val="right"/>
      <w:pPr>
        <w:ind w:left="3096" w:hanging="180"/>
      </w:pPr>
    </w:lvl>
    <w:lvl w:ilvl="3" w:tplc="0409000F" w:tentative="1">
      <w:start w:val="1"/>
      <w:numFmt w:val="decimal"/>
      <w:lvlText w:val="%4."/>
      <w:lvlJc w:val="left"/>
      <w:pPr>
        <w:ind w:left="3816" w:hanging="360"/>
      </w:pPr>
    </w:lvl>
    <w:lvl w:ilvl="4" w:tplc="04090019" w:tentative="1">
      <w:start w:val="1"/>
      <w:numFmt w:val="lowerLetter"/>
      <w:lvlText w:val="%5."/>
      <w:lvlJc w:val="left"/>
      <w:pPr>
        <w:ind w:left="4536" w:hanging="360"/>
      </w:pPr>
    </w:lvl>
    <w:lvl w:ilvl="5" w:tplc="0409001B" w:tentative="1">
      <w:start w:val="1"/>
      <w:numFmt w:val="lowerRoman"/>
      <w:lvlText w:val="%6."/>
      <w:lvlJc w:val="right"/>
      <w:pPr>
        <w:ind w:left="5256" w:hanging="180"/>
      </w:pPr>
    </w:lvl>
    <w:lvl w:ilvl="6" w:tplc="0409000F" w:tentative="1">
      <w:start w:val="1"/>
      <w:numFmt w:val="decimal"/>
      <w:lvlText w:val="%7."/>
      <w:lvlJc w:val="left"/>
      <w:pPr>
        <w:ind w:left="5976" w:hanging="360"/>
      </w:pPr>
    </w:lvl>
    <w:lvl w:ilvl="7" w:tplc="04090019" w:tentative="1">
      <w:start w:val="1"/>
      <w:numFmt w:val="lowerLetter"/>
      <w:lvlText w:val="%8."/>
      <w:lvlJc w:val="left"/>
      <w:pPr>
        <w:ind w:left="6696" w:hanging="360"/>
      </w:pPr>
    </w:lvl>
    <w:lvl w:ilvl="8" w:tplc="040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263" w15:restartNumberingAfterBreak="0">
    <w:nsid w:val="7C691C26"/>
    <w:multiLevelType w:val="hybridMultilevel"/>
    <w:tmpl w:val="419AFE62"/>
    <w:lvl w:ilvl="0" w:tplc="04090011">
      <w:start w:val="1"/>
      <w:numFmt w:val="decimal"/>
      <w:lvlText w:val="%1)"/>
      <w:lvlJc w:val="left"/>
      <w:pPr>
        <w:ind w:left="2016" w:hanging="360"/>
      </w:pPr>
    </w:lvl>
    <w:lvl w:ilvl="1" w:tplc="04090019" w:tentative="1">
      <w:start w:val="1"/>
      <w:numFmt w:val="lowerLetter"/>
      <w:lvlText w:val="%2."/>
      <w:lvlJc w:val="left"/>
      <w:pPr>
        <w:ind w:left="2736" w:hanging="360"/>
      </w:pPr>
    </w:lvl>
    <w:lvl w:ilvl="2" w:tplc="0409001B" w:tentative="1">
      <w:start w:val="1"/>
      <w:numFmt w:val="lowerRoman"/>
      <w:lvlText w:val="%3."/>
      <w:lvlJc w:val="right"/>
      <w:pPr>
        <w:ind w:left="3456" w:hanging="180"/>
      </w:pPr>
    </w:lvl>
    <w:lvl w:ilvl="3" w:tplc="0409000F" w:tentative="1">
      <w:start w:val="1"/>
      <w:numFmt w:val="decimal"/>
      <w:lvlText w:val="%4."/>
      <w:lvlJc w:val="left"/>
      <w:pPr>
        <w:ind w:left="4176" w:hanging="360"/>
      </w:pPr>
    </w:lvl>
    <w:lvl w:ilvl="4" w:tplc="04090019" w:tentative="1">
      <w:start w:val="1"/>
      <w:numFmt w:val="lowerLetter"/>
      <w:lvlText w:val="%5."/>
      <w:lvlJc w:val="left"/>
      <w:pPr>
        <w:ind w:left="4896" w:hanging="360"/>
      </w:pPr>
    </w:lvl>
    <w:lvl w:ilvl="5" w:tplc="0409001B" w:tentative="1">
      <w:start w:val="1"/>
      <w:numFmt w:val="lowerRoman"/>
      <w:lvlText w:val="%6."/>
      <w:lvlJc w:val="right"/>
      <w:pPr>
        <w:ind w:left="5616" w:hanging="180"/>
      </w:pPr>
    </w:lvl>
    <w:lvl w:ilvl="6" w:tplc="0409000F" w:tentative="1">
      <w:start w:val="1"/>
      <w:numFmt w:val="decimal"/>
      <w:lvlText w:val="%7."/>
      <w:lvlJc w:val="left"/>
      <w:pPr>
        <w:ind w:left="6336" w:hanging="360"/>
      </w:pPr>
    </w:lvl>
    <w:lvl w:ilvl="7" w:tplc="04090019" w:tentative="1">
      <w:start w:val="1"/>
      <w:numFmt w:val="lowerLetter"/>
      <w:lvlText w:val="%8."/>
      <w:lvlJc w:val="left"/>
      <w:pPr>
        <w:ind w:left="7056" w:hanging="360"/>
      </w:pPr>
    </w:lvl>
    <w:lvl w:ilvl="8" w:tplc="0409001B" w:tentative="1">
      <w:start w:val="1"/>
      <w:numFmt w:val="lowerRoman"/>
      <w:lvlText w:val="%9."/>
      <w:lvlJc w:val="right"/>
      <w:pPr>
        <w:ind w:left="7776" w:hanging="180"/>
      </w:pPr>
    </w:lvl>
  </w:abstractNum>
  <w:abstractNum w:abstractNumId="264" w15:restartNumberingAfterBreak="0">
    <w:nsid w:val="7E141A80"/>
    <w:multiLevelType w:val="hybridMultilevel"/>
    <w:tmpl w:val="72DE2EE4"/>
    <w:lvl w:ilvl="0" w:tplc="4B706CA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5" w15:restartNumberingAfterBreak="0">
    <w:nsid w:val="7ECF184F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1"/>
  </w:num>
  <w:num w:numId="2">
    <w:abstractNumId w:val="97"/>
  </w:num>
  <w:num w:numId="3">
    <w:abstractNumId w:val="233"/>
  </w:num>
  <w:num w:numId="4">
    <w:abstractNumId w:val="233"/>
    <w:lvlOverride w:ilvl="0">
      <w:startOverride w:val="1"/>
    </w:lvlOverride>
  </w:num>
  <w:num w:numId="5">
    <w:abstractNumId w:val="30"/>
  </w:num>
  <w:num w:numId="6">
    <w:abstractNumId w:val="251"/>
  </w:num>
  <w:num w:numId="7">
    <w:abstractNumId w:val="215"/>
  </w:num>
  <w:num w:numId="8">
    <w:abstractNumId w:val="140"/>
  </w:num>
  <w:num w:numId="9">
    <w:abstractNumId w:val="13"/>
  </w:num>
  <w:num w:numId="10">
    <w:abstractNumId w:val="231"/>
  </w:num>
  <w:num w:numId="11">
    <w:abstractNumId w:val="251"/>
  </w:num>
  <w:num w:numId="12">
    <w:abstractNumId w:val="194"/>
  </w:num>
  <w:num w:numId="13">
    <w:abstractNumId w:val="29"/>
  </w:num>
  <w:num w:numId="14">
    <w:abstractNumId w:val="150"/>
  </w:num>
  <w:num w:numId="15">
    <w:abstractNumId w:val="233"/>
  </w:num>
  <w:num w:numId="16">
    <w:abstractNumId w:val="251"/>
  </w:num>
  <w:num w:numId="17">
    <w:abstractNumId w:val="251"/>
  </w:num>
  <w:num w:numId="18">
    <w:abstractNumId w:val="251"/>
  </w:num>
  <w:num w:numId="19">
    <w:abstractNumId w:val="251"/>
  </w:num>
  <w:num w:numId="20">
    <w:abstractNumId w:val="251"/>
  </w:num>
  <w:num w:numId="21">
    <w:abstractNumId w:val="251"/>
  </w:num>
  <w:num w:numId="22">
    <w:abstractNumId w:val="215"/>
  </w:num>
  <w:num w:numId="23">
    <w:abstractNumId w:val="23"/>
  </w:num>
  <w:num w:numId="24">
    <w:abstractNumId w:val="251"/>
  </w:num>
  <w:num w:numId="25">
    <w:abstractNumId w:val="251"/>
  </w:num>
  <w:num w:numId="26">
    <w:abstractNumId w:val="251"/>
  </w:num>
  <w:num w:numId="27">
    <w:abstractNumId w:val="251"/>
  </w:num>
  <w:num w:numId="28">
    <w:abstractNumId w:val="251"/>
  </w:num>
  <w:num w:numId="29">
    <w:abstractNumId w:val="112"/>
  </w:num>
  <w:num w:numId="30">
    <w:abstractNumId w:val="101"/>
  </w:num>
  <w:num w:numId="31">
    <w:abstractNumId w:val="230"/>
  </w:num>
  <w:num w:numId="32">
    <w:abstractNumId w:val="177"/>
  </w:num>
  <w:num w:numId="33">
    <w:abstractNumId w:val="216"/>
  </w:num>
  <w:num w:numId="34">
    <w:abstractNumId w:val="211"/>
  </w:num>
  <w:num w:numId="35">
    <w:abstractNumId w:val="251"/>
  </w:num>
  <w:num w:numId="36">
    <w:abstractNumId w:val="260"/>
  </w:num>
  <w:num w:numId="37">
    <w:abstractNumId w:val="61"/>
  </w:num>
  <w:num w:numId="38">
    <w:abstractNumId w:val="251"/>
  </w:num>
  <w:num w:numId="39">
    <w:abstractNumId w:val="251"/>
  </w:num>
  <w:num w:numId="40">
    <w:abstractNumId w:val="251"/>
  </w:num>
  <w:num w:numId="41">
    <w:abstractNumId w:val="251"/>
  </w:num>
  <w:num w:numId="42">
    <w:abstractNumId w:val="251"/>
  </w:num>
  <w:num w:numId="43">
    <w:abstractNumId w:val="251"/>
  </w:num>
  <w:num w:numId="44">
    <w:abstractNumId w:val="251"/>
  </w:num>
  <w:num w:numId="45">
    <w:abstractNumId w:val="137"/>
  </w:num>
  <w:num w:numId="46">
    <w:abstractNumId w:val="218"/>
  </w:num>
  <w:num w:numId="47">
    <w:abstractNumId w:val="86"/>
  </w:num>
  <w:num w:numId="48">
    <w:abstractNumId w:val="59"/>
  </w:num>
  <w:num w:numId="49">
    <w:abstractNumId w:val="263"/>
  </w:num>
  <w:num w:numId="50">
    <w:abstractNumId w:val="34"/>
  </w:num>
  <w:num w:numId="51">
    <w:abstractNumId w:val="223"/>
  </w:num>
  <w:num w:numId="52">
    <w:abstractNumId w:val="0"/>
  </w:num>
  <w:num w:numId="53">
    <w:abstractNumId w:val="169"/>
  </w:num>
  <w:num w:numId="54">
    <w:abstractNumId w:val="83"/>
  </w:num>
  <w:num w:numId="55">
    <w:abstractNumId w:val="235"/>
  </w:num>
  <w:num w:numId="56">
    <w:abstractNumId w:val="251"/>
  </w:num>
  <w:num w:numId="57">
    <w:abstractNumId w:val="251"/>
  </w:num>
  <w:num w:numId="58">
    <w:abstractNumId w:val="251"/>
  </w:num>
  <w:num w:numId="59">
    <w:abstractNumId w:val="251"/>
  </w:num>
  <w:num w:numId="60">
    <w:abstractNumId w:val="251"/>
  </w:num>
  <w:num w:numId="61">
    <w:abstractNumId w:val="251"/>
  </w:num>
  <w:num w:numId="62">
    <w:abstractNumId w:val="251"/>
  </w:num>
  <w:num w:numId="63">
    <w:abstractNumId w:val="251"/>
  </w:num>
  <w:num w:numId="64">
    <w:abstractNumId w:val="251"/>
  </w:num>
  <w:num w:numId="65">
    <w:abstractNumId w:val="119"/>
  </w:num>
  <w:num w:numId="66">
    <w:abstractNumId w:val="118"/>
  </w:num>
  <w:num w:numId="67">
    <w:abstractNumId w:val="111"/>
  </w:num>
  <w:num w:numId="68">
    <w:abstractNumId w:val="18"/>
  </w:num>
  <w:num w:numId="69">
    <w:abstractNumId w:val="251"/>
  </w:num>
  <w:num w:numId="70">
    <w:abstractNumId w:val="251"/>
  </w:num>
  <w:num w:numId="71">
    <w:abstractNumId w:val="251"/>
  </w:num>
  <w:num w:numId="72">
    <w:abstractNumId w:val="251"/>
  </w:num>
  <w:num w:numId="73">
    <w:abstractNumId w:val="251"/>
  </w:num>
  <w:num w:numId="74">
    <w:abstractNumId w:val="251"/>
  </w:num>
  <w:num w:numId="75">
    <w:abstractNumId w:val="251"/>
  </w:num>
  <w:num w:numId="76">
    <w:abstractNumId w:val="251"/>
  </w:num>
  <w:num w:numId="77">
    <w:abstractNumId w:val="164"/>
  </w:num>
  <w:num w:numId="78">
    <w:abstractNumId w:val="89"/>
  </w:num>
  <w:num w:numId="79">
    <w:abstractNumId w:val="251"/>
  </w:num>
  <w:num w:numId="80">
    <w:abstractNumId w:val="51"/>
  </w:num>
  <w:num w:numId="81">
    <w:abstractNumId w:val="250"/>
  </w:num>
  <w:num w:numId="82">
    <w:abstractNumId w:val="145"/>
  </w:num>
  <w:num w:numId="83">
    <w:abstractNumId w:val="73"/>
  </w:num>
  <w:num w:numId="84">
    <w:abstractNumId w:val="103"/>
  </w:num>
  <w:num w:numId="85">
    <w:abstractNumId w:val="203"/>
  </w:num>
  <w:num w:numId="86">
    <w:abstractNumId w:val="5"/>
  </w:num>
  <w:num w:numId="87">
    <w:abstractNumId w:val="251"/>
  </w:num>
  <w:num w:numId="88">
    <w:abstractNumId w:val="251"/>
  </w:num>
  <w:num w:numId="89">
    <w:abstractNumId w:val="95"/>
  </w:num>
  <w:num w:numId="90">
    <w:abstractNumId w:val="190"/>
  </w:num>
  <w:num w:numId="91">
    <w:abstractNumId w:val="161"/>
  </w:num>
  <w:num w:numId="92">
    <w:abstractNumId w:val="60"/>
  </w:num>
  <w:num w:numId="93">
    <w:abstractNumId w:val="247"/>
  </w:num>
  <w:num w:numId="94">
    <w:abstractNumId w:val="168"/>
  </w:num>
  <w:num w:numId="95">
    <w:abstractNumId w:val="251"/>
  </w:num>
  <w:num w:numId="96">
    <w:abstractNumId w:val="251"/>
  </w:num>
  <w:num w:numId="97">
    <w:abstractNumId w:val="85"/>
  </w:num>
  <w:num w:numId="98">
    <w:abstractNumId w:val="107"/>
  </w:num>
  <w:num w:numId="99">
    <w:abstractNumId w:val="135"/>
  </w:num>
  <w:num w:numId="100">
    <w:abstractNumId w:val="225"/>
  </w:num>
  <w:num w:numId="101">
    <w:abstractNumId w:val="122"/>
  </w:num>
  <w:num w:numId="102">
    <w:abstractNumId w:val="226"/>
  </w:num>
  <w:num w:numId="103">
    <w:abstractNumId w:val="187"/>
  </w:num>
  <w:num w:numId="104">
    <w:abstractNumId w:val="162"/>
  </w:num>
  <w:num w:numId="105">
    <w:abstractNumId w:val="144"/>
  </w:num>
  <w:num w:numId="106">
    <w:abstractNumId w:val="193"/>
  </w:num>
  <w:num w:numId="107">
    <w:abstractNumId w:val="124"/>
  </w:num>
  <w:num w:numId="108">
    <w:abstractNumId w:val="180"/>
  </w:num>
  <w:num w:numId="109">
    <w:abstractNumId w:val="94"/>
  </w:num>
  <w:num w:numId="110">
    <w:abstractNumId w:val="246"/>
  </w:num>
  <w:num w:numId="111">
    <w:abstractNumId w:val="82"/>
  </w:num>
  <w:num w:numId="112">
    <w:abstractNumId w:val="17"/>
  </w:num>
  <w:num w:numId="113">
    <w:abstractNumId w:val="49"/>
  </w:num>
  <w:num w:numId="114">
    <w:abstractNumId w:val="229"/>
  </w:num>
  <w:num w:numId="115">
    <w:abstractNumId w:val="210"/>
  </w:num>
  <w:num w:numId="116">
    <w:abstractNumId w:val="256"/>
  </w:num>
  <w:num w:numId="117">
    <w:abstractNumId w:val="91"/>
  </w:num>
  <w:num w:numId="118">
    <w:abstractNumId w:val="64"/>
  </w:num>
  <w:num w:numId="119">
    <w:abstractNumId w:val="196"/>
  </w:num>
  <w:num w:numId="120">
    <w:abstractNumId w:val="219"/>
  </w:num>
  <w:num w:numId="121">
    <w:abstractNumId w:val="240"/>
  </w:num>
  <w:num w:numId="122">
    <w:abstractNumId w:val="159"/>
  </w:num>
  <w:num w:numId="123">
    <w:abstractNumId w:val="109"/>
  </w:num>
  <w:num w:numId="124">
    <w:abstractNumId w:val="8"/>
  </w:num>
  <w:num w:numId="125">
    <w:abstractNumId w:val="262"/>
  </w:num>
  <w:num w:numId="126">
    <w:abstractNumId w:val="224"/>
  </w:num>
  <w:num w:numId="127">
    <w:abstractNumId w:val="188"/>
  </w:num>
  <w:num w:numId="128">
    <w:abstractNumId w:val="123"/>
  </w:num>
  <w:num w:numId="129">
    <w:abstractNumId w:val="131"/>
  </w:num>
  <w:num w:numId="130">
    <w:abstractNumId w:val="134"/>
  </w:num>
  <w:num w:numId="131">
    <w:abstractNumId w:val="191"/>
  </w:num>
  <w:num w:numId="132">
    <w:abstractNumId w:val="117"/>
  </w:num>
  <w:num w:numId="133">
    <w:abstractNumId w:val="92"/>
  </w:num>
  <w:num w:numId="134">
    <w:abstractNumId w:val="251"/>
  </w:num>
  <w:num w:numId="135">
    <w:abstractNumId w:val="251"/>
  </w:num>
  <w:num w:numId="136">
    <w:abstractNumId w:val="9"/>
  </w:num>
  <w:num w:numId="137">
    <w:abstractNumId w:val="77"/>
  </w:num>
  <w:num w:numId="138">
    <w:abstractNumId w:val="158"/>
  </w:num>
  <w:num w:numId="139">
    <w:abstractNumId w:val="22"/>
  </w:num>
  <w:num w:numId="140">
    <w:abstractNumId w:val="152"/>
  </w:num>
  <w:num w:numId="141">
    <w:abstractNumId w:val="44"/>
  </w:num>
  <w:num w:numId="142">
    <w:abstractNumId w:val="99"/>
  </w:num>
  <w:num w:numId="143">
    <w:abstractNumId w:val="96"/>
  </w:num>
  <w:num w:numId="144">
    <w:abstractNumId w:val="9"/>
  </w:num>
  <w:num w:numId="145">
    <w:abstractNumId w:val="9"/>
  </w:num>
  <w:num w:numId="146">
    <w:abstractNumId w:val="127"/>
  </w:num>
  <w:num w:numId="147">
    <w:abstractNumId w:val="149"/>
  </w:num>
  <w:num w:numId="148">
    <w:abstractNumId w:val="10"/>
  </w:num>
  <w:num w:numId="149">
    <w:abstractNumId w:val="27"/>
  </w:num>
  <w:num w:numId="150">
    <w:abstractNumId w:val="214"/>
  </w:num>
  <w:num w:numId="151">
    <w:abstractNumId w:val="93"/>
  </w:num>
  <w:num w:numId="152">
    <w:abstractNumId w:val="242"/>
  </w:num>
  <w:num w:numId="153">
    <w:abstractNumId w:val="79"/>
  </w:num>
  <w:num w:numId="154">
    <w:abstractNumId w:val="143"/>
  </w:num>
  <w:num w:numId="155">
    <w:abstractNumId w:val="71"/>
  </w:num>
  <w:num w:numId="156">
    <w:abstractNumId w:val="185"/>
  </w:num>
  <w:num w:numId="157">
    <w:abstractNumId w:val="252"/>
  </w:num>
  <w:num w:numId="158">
    <w:abstractNumId w:val="28"/>
  </w:num>
  <w:num w:numId="159">
    <w:abstractNumId w:val="201"/>
  </w:num>
  <w:num w:numId="160">
    <w:abstractNumId w:val="132"/>
  </w:num>
  <w:num w:numId="161">
    <w:abstractNumId w:val="38"/>
  </w:num>
  <w:num w:numId="162">
    <w:abstractNumId w:val="184"/>
  </w:num>
  <w:num w:numId="163">
    <w:abstractNumId w:val="45"/>
  </w:num>
  <w:num w:numId="164">
    <w:abstractNumId w:val="68"/>
  </w:num>
  <w:num w:numId="165">
    <w:abstractNumId w:val="9"/>
  </w:num>
  <w:num w:numId="166">
    <w:abstractNumId w:val="222"/>
  </w:num>
  <w:num w:numId="167">
    <w:abstractNumId w:val="141"/>
  </w:num>
  <w:num w:numId="168">
    <w:abstractNumId w:val="9"/>
  </w:num>
  <w:num w:numId="169">
    <w:abstractNumId w:val="212"/>
  </w:num>
  <w:num w:numId="170">
    <w:abstractNumId w:val="121"/>
  </w:num>
  <w:num w:numId="171">
    <w:abstractNumId w:val="116"/>
  </w:num>
  <w:num w:numId="172">
    <w:abstractNumId w:val="9"/>
  </w:num>
  <w:num w:numId="173">
    <w:abstractNumId w:val="9"/>
  </w:num>
  <w:num w:numId="174">
    <w:abstractNumId w:val="9"/>
  </w:num>
  <w:num w:numId="175">
    <w:abstractNumId w:val="208"/>
  </w:num>
  <w:num w:numId="176">
    <w:abstractNumId w:val="21"/>
  </w:num>
  <w:num w:numId="177">
    <w:abstractNumId w:val="9"/>
  </w:num>
  <w:num w:numId="178">
    <w:abstractNumId w:val="4"/>
  </w:num>
  <w:num w:numId="179">
    <w:abstractNumId w:val="236"/>
  </w:num>
  <w:num w:numId="180">
    <w:abstractNumId w:val="9"/>
  </w:num>
  <w:num w:numId="181">
    <w:abstractNumId w:val="20"/>
  </w:num>
  <w:num w:numId="182">
    <w:abstractNumId w:val="52"/>
  </w:num>
  <w:num w:numId="183">
    <w:abstractNumId w:val="72"/>
  </w:num>
  <w:num w:numId="184">
    <w:abstractNumId w:val="129"/>
  </w:num>
  <w:num w:numId="185">
    <w:abstractNumId w:val="171"/>
  </w:num>
  <w:num w:numId="186">
    <w:abstractNumId w:val="156"/>
  </w:num>
  <w:num w:numId="187">
    <w:abstractNumId w:val="125"/>
  </w:num>
  <w:num w:numId="188">
    <w:abstractNumId w:val="9"/>
  </w:num>
  <w:num w:numId="189">
    <w:abstractNumId w:val="9"/>
  </w:num>
  <w:num w:numId="190">
    <w:abstractNumId w:val="87"/>
  </w:num>
  <w:num w:numId="191">
    <w:abstractNumId w:val="209"/>
  </w:num>
  <w:num w:numId="192">
    <w:abstractNumId w:val="259"/>
  </w:num>
  <w:num w:numId="193">
    <w:abstractNumId w:val="88"/>
  </w:num>
  <w:num w:numId="194">
    <w:abstractNumId w:val="9"/>
  </w:num>
  <w:num w:numId="195">
    <w:abstractNumId w:val="24"/>
  </w:num>
  <w:num w:numId="196">
    <w:abstractNumId w:val="9"/>
  </w:num>
  <w:num w:numId="197">
    <w:abstractNumId w:val="9"/>
  </w:num>
  <w:num w:numId="198">
    <w:abstractNumId w:val="9"/>
  </w:num>
  <w:num w:numId="199">
    <w:abstractNumId w:val="80"/>
  </w:num>
  <w:num w:numId="200">
    <w:abstractNumId w:val="9"/>
  </w:num>
  <w:num w:numId="201">
    <w:abstractNumId w:val="50"/>
  </w:num>
  <w:num w:numId="202">
    <w:abstractNumId w:val="200"/>
  </w:num>
  <w:num w:numId="203">
    <w:abstractNumId w:val="9"/>
  </w:num>
  <w:num w:numId="204">
    <w:abstractNumId w:val="195"/>
  </w:num>
  <w:num w:numId="205">
    <w:abstractNumId w:val="16"/>
  </w:num>
  <w:num w:numId="206">
    <w:abstractNumId w:val="142"/>
  </w:num>
  <w:num w:numId="207">
    <w:abstractNumId w:val="9"/>
  </w:num>
  <w:num w:numId="208">
    <w:abstractNumId w:val="9"/>
  </w:num>
  <w:num w:numId="209">
    <w:abstractNumId w:val="176"/>
  </w:num>
  <w:num w:numId="210">
    <w:abstractNumId w:val="9"/>
  </w:num>
  <w:num w:numId="211">
    <w:abstractNumId w:val="167"/>
  </w:num>
  <w:num w:numId="212">
    <w:abstractNumId w:val="69"/>
  </w:num>
  <w:num w:numId="213">
    <w:abstractNumId w:val="175"/>
  </w:num>
  <w:num w:numId="214">
    <w:abstractNumId w:val="136"/>
  </w:num>
  <w:num w:numId="215">
    <w:abstractNumId w:val="249"/>
  </w:num>
  <w:num w:numId="216">
    <w:abstractNumId w:val="178"/>
  </w:num>
  <w:num w:numId="217">
    <w:abstractNumId w:val="206"/>
  </w:num>
  <w:num w:numId="218">
    <w:abstractNumId w:val="239"/>
  </w:num>
  <w:num w:numId="219">
    <w:abstractNumId w:val="90"/>
  </w:num>
  <w:num w:numId="220">
    <w:abstractNumId w:val="9"/>
  </w:num>
  <w:num w:numId="221">
    <w:abstractNumId w:val="9"/>
  </w:num>
  <w:num w:numId="222">
    <w:abstractNumId w:val="9"/>
  </w:num>
  <w:num w:numId="223">
    <w:abstractNumId w:val="9"/>
  </w:num>
  <w:num w:numId="224">
    <w:abstractNumId w:val="228"/>
  </w:num>
  <w:num w:numId="225">
    <w:abstractNumId w:val="9"/>
  </w:num>
  <w:num w:numId="226">
    <w:abstractNumId w:val="15"/>
  </w:num>
  <w:num w:numId="227">
    <w:abstractNumId w:val="9"/>
  </w:num>
  <w:num w:numId="228">
    <w:abstractNumId w:val="147"/>
  </w:num>
  <w:num w:numId="229">
    <w:abstractNumId w:val="40"/>
  </w:num>
  <w:num w:numId="230">
    <w:abstractNumId w:val="148"/>
  </w:num>
  <w:num w:numId="231">
    <w:abstractNumId w:val="120"/>
  </w:num>
  <w:num w:numId="232">
    <w:abstractNumId w:val="205"/>
  </w:num>
  <w:num w:numId="233">
    <w:abstractNumId w:val="189"/>
  </w:num>
  <w:num w:numId="234">
    <w:abstractNumId w:val="128"/>
  </w:num>
  <w:num w:numId="235">
    <w:abstractNumId w:val="63"/>
  </w:num>
  <w:num w:numId="236">
    <w:abstractNumId w:val="243"/>
  </w:num>
  <w:num w:numId="237">
    <w:abstractNumId w:val="133"/>
  </w:num>
  <w:num w:numId="238">
    <w:abstractNumId w:val="244"/>
  </w:num>
  <w:num w:numId="239">
    <w:abstractNumId w:val="55"/>
  </w:num>
  <w:num w:numId="240">
    <w:abstractNumId w:val="204"/>
  </w:num>
  <w:num w:numId="241">
    <w:abstractNumId w:val="237"/>
  </w:num>
  <w:num w:numId="242">
    <w:abstractNumId w:val="114"/>
  </w:num>
  <w:num w:numId="243">
    <w:abstractNumId w:val="102"/>
  </w:num>
  <w:num w:numId="244">
    <w:abstractNumId w:val="19"/>
  </w:num>
  <w:num w:numId="245">
    <w:abstractNumId w:val="197"/>
  </w:num>
  <w:num w:numId="246">
    <w:abstractNumId w:val="56"/>
  </w:num>
  <w:num w:numId="247">
    <w:abstractNumId w:val="165"/>
  </w:num>
  <w:num w:numId="248">
    <w:abstractNumId w:val="138"/>
  </w:num>
  <w:num w:numId="249">
    <w:abstractNumId w:val="53"/>
  </w:num>
  <w:num w:numId="250">
    <w:abstractNumId w:val="241"/>
  </w:num>
  <w:num w:numId="251">
    <w:abstractNumId w:val="213"/>
  </w:num>
  <w:num w:numId="252">
    <w:abstractNumId w:val="75"/>
  </w:num>
  <w:num w:numId="253">
    <w:abstractNumId w:val="43"/>
  </w:num>
  <w:num w:numId="254">
    <w:abstractNumId w:val="11"/>
  </w:num>
  <w:num w:numId="255">
    <w:abstractNumId w:val="234"/>
  </w:num>
  <w:num w:numId="256">
    <w:abstractNumId w:val="182"/>
  </w:num>
  <w:num w:numId="257">
    <w:abstractNumId w:val="42"/>
  </w:num>
  <w:num w:numId="258">
    <w:abstractNumId w:val="258"/>
  </w:num>
  <w:num w:numId="259">
    <w:abstractNumId w:val="264"/>
  </w:num>
  <w:num w:numId="260">
    <w:abstractNumId w:val="172"/>
  </w:num>
  <w:num w:numId="261">
    <w:abstractNumId w:val="66"/>
  </w:num>
  <w:num w:numId="262">
    <w:abstractNumId w:val="151"/>
  </w:num>
  <w:num w:numId="263">
    <w:abstractNumId w:val="67"/>
  </w:num>
  <w:num w:numId="264">
    <w:abstractNumId w:val="163"/>
  </w:num>
  <w:num w:numId="265">
    <w:abstractNumId w:val="48"/>
  </w:num>
  <w:num w:numId="266">
    <w:abstractNumId w:val="26"/>
  </w:num>
  <w:num w:numId="267">
    <w:abstractNumId w:val="170"/>
  </w:num>
  <w:num w:numId="268">
    <w:abstractNumId w:val="39"/>
  </w:num>
  <w:num w:numId="269">
    <w:abstractNumId w:val="35"/>
  </w:num>
  <w:num w:numId="270">
    <w:abstractNumId w:val="181"/>
  </w:num>
  <w:num w:numId="271">
    <w:abstractNumId w:val="155"/>
  </w:num>
  <w:num w:numId="272">
    <w:abstractNumId w:val="65"/>
  </w:num>
  <w:num w:numId="273">
    <w:abstractNumId w:val="78"/>
  </w:num>
  <w:num w:numId="274">
    <w:abstractNumId w:val="105"/>
  </w:num>
  <w:num w:numId="275">
    <w:abstractNumId w:val="108"/>
  </w:num>
  <w:num w:numId="276">
    <w:abstractNumId w:val="227"/>
  </w:num>
  <w:num w:numId="277">
    <w:abstractNumId w:val="220"/>
  </w:num>
  <w:num w:numId="278">
    <w:abstractNumId w:val="106"/>
  </w:num>
  <w:num w:numId="279">
    <w:abstractNumId w:val="179"/>
  </w:num>
  <w:num w:numId="280">
    <w:abstractNumId w:val="253"/>
  </w:num>
  <w:num w:numId="281">
    <w:abstractNumId w:val="1"/>
  </w:num>
  <w:num w:numId="282">
    <w:abstractNumId w:val="232"/>
  </w:num>
  <w:num w:numId="283">
    <w:abstractNumId w:val="62"/>
  </w:num>
  <w:num w:numId="284">
    <w:abstractNumId w:val="238"/>
  </w:num>
  <w:num w:numId="285">
    <w:abstractNumId w:val="254"/>
  </w:num>
  <w:num w:numId="286">
    <w:abstractNumId w:val="261"/>
  </w:num>
  <w:num w:numId="287">
    <w:abstractNumId w:val="173"/>
  </w:num>
  <w:num w:numId="288">
    <w:abstractNumId w:val="154"/>
  </w:num>
  <w:num w:numId="289">
    <w:abstractNumId w:val="248"/>
  </w:num>
  <w:num w:numId="290">
    <w:abstractNumId w:val="2"/>
  </w:num>
  <w:num w:numId="291">
    <w:abstractNumId w:val="166"/>
  </w:num>
  <w:num w:numId="292">
    <w:abstractNumId w:val="153"/>
  </w:num>
  <w:num w:numId="293">
    <w:abstractNumId w:val="126"/>
  </w:num>
  <w:num w:numId="294">
    <w:abstractNumId w:val="257"/>
  </w:num>
  <w:num w:numId="295">
    <w:abstractNumId w:val="6"/>
  </w:num>
  <w:num w:numId="296">
    <w:abstractNumId w:val="186"/>
  </w:num>
  <w:num w:numId="297">
    <w:abstractNumId w:val="113"/>
  </w:num>
  <w:num w:numId="298">
    <w:abstractNumId w:val="146"/>
  </w:num>
  <w:num w:numId="299">
    <w:abstractNumId w:val="37"/>
  </w:num>
  <w:num w:numId="300">
    <w:abstractNumId w:val="41"/>
  </w:num>
  <w:num w:numId="301">
    <w:abstractNumId w:val="70"/>
  </w:num>
  <w:num w:numId="302">
    <w:abstractNumId w:val="160"/>
  </w:num>
  <w:num w:numId="303">
    <w:abstractNumId w:val="3"/>
  </w:num>
  <w:num w:numId="304">
    <w:abstractNumId w:val="255"/>
  </w:num>
  <w:num w:numId="305">
    <w:abstractNumId w:val="217"/>
  </w:num>
  <w:num w:numId="306">
    <w:abstractNumId w:val="192"/>
  </w:num>
  <w:num w:numId="307">
    <w:abstractNumId w:val="14"/>
  </w:num>
  <w:num w:numId="308">
    <w:abstractNumId w:val="33"/>
  </w:num>
  <w:num w:numId="309">
    <w:abstractNumId w:val="31"/>
  </w:num>
  <w:num w:numId="310">
    <w:abstractNumId w:val="139"/>
  </w:num>
  <w:num w:numId="311">
    <w:abstractNumId w:val="98"/>
  </w:num>
  <w:num w:numId="312">
    <w:abstractNumId w:val="115"/>
  </w:num>
  <w:num w:numId="313">
    <w:abstractNumId w:val="100"/>
  </w:num>
  <w:num w:numId="314">
    <w:abstractNumId w:val="104"/>
  </w:num>
  <w:num w:numId="315">
    <w:abstractNumId w:val="198"/>
  </w:num>
  <w:num w:numId="316">
    <w:abstractNumId w:val="74"/>
  </w:num>
  <w:num w:numId="317">
    <w:abstractNumId w:val="36"/>
  </w:num>
  <w:num w:numId="318">
    <w:abstractNumId w:val="54"/>
  </w:num>
  <w:num w:numId="319">
    <w:abstractNumId w:val="7"/>
  </w:num>
  <w:num w:numId="320">
    <w:abstractNumId w:val="12"/>
  </w:num>
  <w:num w:numId="321">
    <w:abstractNumId w:val="84"/>
  </w:num>
  <w:num w:numId="322">
    <w:abstractNumId w:val="57"/>
  </w:num>
  <w:num w:numId="323">
    <w:abstractNumId w:val="9"/>
  </w:num>
  <w:num w:numId="324">
    <w:abstractNumId w:val="9"/>
  </w:num>
  <w:num w:numId="325">
    <w:abstractNumId w:val="9"/>
  </w:num>
  <w:num w:numId="326">
    <w:abstractNumId w:val="265"/>
  </w:num>
  <w:num w:numId="327">
    <w:abstractNumId w:val="32"/>
  </w:num>
  <w:num w:numId="328">
    <w:abstractNumId w:val="221"/>
  </w:num>
  <w:num w:numId="329">
    <w:abstractNumId w:val="183"/>
  </w:num>
  <w:num w:numId="330">
    <w:abstractNumId w:val="76"/>
  </w:num>
  <w:num w:numId="331">
    <w:abstractNumId w:val="245"/>
  </w:num>
  <w:num w:numId="332">
    <w:abstractNumId w:val="174"/>
  </w:num>
  <w:num w:numId="333">
    <w:abstractNumId w:val="47"/>
  </w:num>
  <w:num w:numId="334">
    <w:abstractNumId w:val="25"/>
  </w:num>
  <w:num w:numId="335">
    <w:abstractNumId w:val="81"/>
  </w:num>
  <w:num w:numId="336">
    <w:abstractNumId w:val="199"/>
  </w:num>
  <w:num w:numId="337">
    <w:abstractNumId w:val="157"/>
  </w:num>
  <w:num w:numId="338">
    <w:abstractNumId w:val="9"/>
  </w:num>
  <w:num w:numId="339">
    <w:abstractNumId w:val="9"/>
  </w:num>
  <w:num w:numId="340">
    <w:abstractNumId w:val="9"/>
  </w:num>
  <w:num w:numId="341">
    <w:abstractNumId w:val="9"/>
  </w:num>
  <w:num w:numId="342">
    <w:abstractNumId w:val="9"/>
  </w:num>
  <w:num w:numId="343">
    <w:abstractNumId w:val="9"/>
  </w:num>
  <w:num w:numId="344">
    <w:abstractNumId w:val="9"/>
  </w:num>
  <w:num w:numId="345">
    <w:abstractNumId w:val="9"/>
  </w:num>
  <w:num w:numId="346">
    <w:abstractNumId w:val="9"/>
  </w:num>
  <w:num w:numId="347">
    <w:abstractNumId w:val="9"/>
  </w:num>
  <w:num w:numId="348">
    <w:abstractNumId w:val="9"/>
  </w:num>
  <w:num w:numId="349">
    <w:abstractNumId w:val="9"/>
  </w:num>
  <w:num w:numId="350">
    <w:abstractNumId w:val="9"/>
  </w:num>
  <w:num w:numId="351">
    <w:abstractNumId w:val="9"/>
  </w:num>
  <w:num w:numId="352">
    <w:abstractNumId w:val="9"/>
  </w:num>
  <w:num w:numId="353">
    <w:abstractNumId w:val="9"/>
  </w:num>
  <w:num w:numId="354">
    <w:abstractNumId w:val="9"/>
  </w:num>
  <w:num w:numId="355">
    <w:abstractNumId w:val="58"/>
  </w:num>
  <w:num w:numId="356">
    <w:abstractNumId w:val="130"/>
  </w:num>
  <w:num w:numId="357">
    <w:abstractNumId w:val="202"/>
  </w:num>
  <w:num w:numId="358">
    <w:abstractNumId w:val="207"/>
  </w:num>
  <w:num w:numId="359">
    <w:abstractNumId w:val="110"/>
  </w:num>
  <w:num w:numId="360">
    <w:abstractNumId w:val="46"/>
  </w:num>
  <w:numIdMacAtCleanup w:val="3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saveSubsetFonts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2674"/>
    <w:rsid w:val="00000748"/>
    <w:rsid w:val="00000C91"/>
    <w:rsid w:val="000043D9"/>
    <w:rsid w:val="00004A78"/>
    <w:rsid w:val="00007F40"/>
    <w:rsid w:val="0001220B"/>
    <w:rsid w:val="000122E5"/>
    <w:rsid w:val="000123DB"/>
    <w:rsid w:val="0001299B"/>
    <w:rsid w:val="000148D1"/>
    <w:rsid w:val="00014A94"/>
    <w:rsid w:val="00016CD7"/>
    <w:rsid w:val="00016D06"/>
    <w:rsid w:val="000207CC"/>
    <w:rsid w:val="000237BB"/>
    <w:rsid w:val="00023DA4"/>
    <w:rsid w:val="0002451F"/>
    <w:rsid w:val="00024A88"/>
    <w:rsid w:val="00030794"/>
    <w:rsid w:val="00031144"/>
    <w:rsid w:val="00033204"/>
    <w:rsid w:val="000371AF"/>
    <w:rsid w:val="00041E04"/>
    <w:rsid w:val="000427D8"/>
    <w:rsid w:val="00042DB7"/>
    <w:rsid w:val="00042EFE"/>
    <w:rsid w:val="00046F36"/>
    <w:rsid w:val="000512D9"/>
    <w:rsid w:val="000539F0"/>
    <w:rsid w:val="00053DDD"/>
    <w:rsid w:val="0006064A"/>
    <w:rsid w:val="00060C43"/>
    <w:rsid w:val="00062041"/>
    <w:rsid w:val="00062372"/>
    <w:rsid w:val="00062FB2"/>
    <w:rsid w:val="000630E4"/>
    <w:rsid w:val="000633CE"/>
    <w:rsid w:val="00063715"/>
    <w:rsid w:val="000638D7"/>
    <w:rsid w:val="0007160F"/>
    <w:rsid w:val="00072A05"/>
    <w:rsid w:val="000734E6"/>
    <w:rsid w:val="000749AB"/>
    <w:rsid w:val="00075AAB"/>
    <w:rsid w:val="00076CC2"/>
    <w:rsid w:val="000771C8"/>
    <w:rsid w:val="00080EEE"/>
    <w:rsid w:val="00081994"/>
    <w:rsid w:val="00082166"/>
    <w:rsid w:val="00084B6F"/>
    <w:rsid w:val="000863BD"/>
    <w:rsid w:val="0008711E"/>
    <w:rsid w:val="00087654"/>
    <w:rsid w:val="00087949"/>
    <w:rsid w:val="0009079C"/>
    <w:rsid w:val="00091C0A"/>
    <w:rsid w:val="00091F4E"/>
    <w:rsid w:val="0009261A"/>
    <w:rsid w:val="00092E49"/>
    <w:rsid w:val="000930FB"/>
    <w:rsid w:val="0009312D"/>
    <w:rsid w:val="00095842"/>
    <w:rsid w:val="00096BD2"/>
    <w:rsid w:val="000976E2"/>
    <w:rsid w:val="00097F48"/>
    <w:rsid w:val="000A06C2"/>
    <w:rsid w:val="000A0C11"/>
    <w:rsid w:val="000A0C29"/>
    <w:rsid w:val="000A29E8"/>
    <w:rsid w:val="000A3E93"/>
    <w:rsid w:val="000A4577"/>
    <w:rsid w:val="000A467B"/>
    <w:rsid w:val="000A4829"/>
    <w:rsid w:val="000B0F8B"/>
    <w:rsid w:val="000B247C"/>
    <w:rsid w:val="000B2BE6"/>
    <w:rsid w:val="000B4692"/>
    <w:rsid w:val="000C0897"/>
    <w:rsid w:val="000C09E7"/>
    <w:rsid w:val="000C24CE"/>
    <w:rsid w:val="000C2E97"/>
    <w:rsid w:val="000C3A5B"/>
    <w:rsid w:val="000C730B"/>
    <w:rsid w:val="000C7E2A"/>
    <w:rsid w:val="000D013E"/>
    <w:rsid w:val="000D0C94"/>
    <w:rsid w:val="000D216D"/>
    <w:rsid w:val="000D366A"/>
    <w:rsid w:val="000D379C"/>
    <w:rsid w:val="000D3877"/>
    <w:rsid w:val="000D3D06"/>
    <w:rsid w:val="000D41A6"/>
    <w:rsid w:val="000D4217"/>
    <w:rsid w:val="000D4776"/>
    <w:rsid w:val="000D5431"/>
    <w:rsid w:val="000D6540"/>
    <w:rsid w:val="000D73DD"/>
    <w:rsid w:val="000D7FD2"/>
    <w:rsid w:val="000E1494"/>
    <w:rsid w:val="000E2E31"/>
    <w:rsid w:val="000E398E"/>
    <w:rsid w:val="000E536B"/>
    <w:rsid w:val="000E5514"/>
    <w:rsid w:val="000E5754"/>
    <w:rsid w:val="000E5EB2"/>
    <w:rsid w:val="000F144E"/>
    <w:rsid w:val="000F1F96"/>
    <w:rsid w:val="000F27C3"/>
    <w:rsid w:val="000F5173"/>
    <w:rsid w:val="00100F61"/>
    <w:rsid w:val="001022F3"/>
    <w:rsid w:val="00102C99"/>
    <w:rsid w:val="00103030"/>
    <w:rsid w:val="00104621"/>
    <w:rsid w:val="0010704F"/>
    <w:rsid w:val="00110268"/>
    <w:rsid w:val="00111D89"/>
    <w:rsid w:val="00112062"/>
    <w:rsid w:val="00112085"/>
    <w:rsid w:val="00116568"/>
    <w:rsid w:val="001166A9"/>
    <w:rsid w:val="001168BC"/>
    <w:rsid w:val="00117B2F"/>
    <w:rsid w:val="00120C69"/>
    <w:rsid w:val="001216AB"/>
    <w:rsid w:val="00122A1A"/>
    <w:rsid w:val="0012306E"/>
    <w:rsid w:val="001231CC"/>
    <w:rsid w:val="0012344F"/>
    <w:rsid w:val="0012556F"/>
    <w:rsid w:val="0012776E"/>
    <w:rsid w:val="00127843"/>
    <w:rsid w:val="00127EC2"/>
    <w:rsid w:val="001306E7"/>
    <w:rsid w:val="001333FF"/>
    <w:rsid w:val="00133669"/>
    <w:rsid w:val="00135153"/>
    <w:rsid w:val="00136A0C"/>
    <w:rsid w:val="00136C4B"/>
    <w:rsid w:val="00137C0A"/>
    <w:rsid w:val="00140230"/>
    <w:rsid w:val="001436BE"/>
    <w:rsid w:val="001445B6"/>
    <w:rsid w:val="00146C39"/>
    <w:rsid w:val="001504D2"/>
    <w:rsid w:val="00153B78"/>
    <w:rsid w:val="00153DB8"/>
    <w:rsid w:val="00154C06"/>
    <w:rsid w:val="00154CB5"/>
    <w:rsid w:val="00154E43"/>
    <w:rsid w:val="00154E9E"/>
    <w:rsid w:val="0015521E"/>
    <w:rsid w:val="00156089"/>
    <w:rsid w:val="0015699B"/>
    <w:rsid w:val="00160E5E"/>
    <w:rsid w:val="001641E1"/>
    <w:rsid w:val="00164962"/>
    <w:rsid w:val="00165C99"/>
    <w:rsid w:val="001661AD"/>
    <w:rsid w:val="00167FCA"/>
    <w:rsid w:val="00171378"/>
    <w:rsid w:val="0017145E"/>
    <w:rsid w:val="00172D0F"/>
    <w:rsid w:val="00174E93"/>
    <w:rsid w:val="00175B8C"/>
    <w:rsid w:val="00176466"/>
    <w:rsid w:val="00177542"/>
    <w:rsid w:val="0017780D"/>
    <w:rsid w:val="0017781C"/>
    <w:rsid w:val="00177AAD"/>
    <w:rsid w:val="00177EBE"/>
    <w:rsid w:val="0018555A"/>
    <w:rsid w:val="00185E6B"/>
    <w:rsid w:val="00190EEC"/>
    <w:rsid w:val="00193430"/>
    <w:rsid w:val="001941DF"/>
    <w:rsid w:val="00194575"/>
    <w:rsid w:val="00194F2C"/>
    <w:rsid w:val="001958CC"/>
    <w:rsid w:val="00195F94"/>
    <w:rsid w:val="001960A7"/>
    <w:rsid w:val="00196962"/>
    <w:rsid w:val="001A180C"/>
    <w:rsid w:val="001A2EBF"/>
    <w:rsid w:val="001B00D6"/>
    <w:rsid w:val="001B016A"/>
    <w:rsid w:val="001B2577"/>
    <w:rsid w:val="001B2E40"/>
    <w:rsid w:val="001B3674"/>
    <w:rsid w:val="001B543A"/>
    <w:rsid w:val="001B66E8"/>
    <w:rsid w:val="001B7AF4"/>
    <w:rsid w:val="001C2674"/>
    <w:rsid w:val="001C31BF"/>
    <w:rsid w:val="001C35ED"/>
    <w:rsid w:val="001C44D3"/>
    <w:rsid w:val="001C6446"/>
    <w:rsid w:val="001C72DF"/>
    <w:rsid w:val="001D0DE8"/>
    <w:rsid w:val="001D32B0"/>
    <w:rsid w:val="001D38B5"/>
    <w:rsid w:val="001D44A2"/>
    <w:rsid w:val="001D6F01"/>
    <w:rsid w:val="001E0A53"/>
    <w:rsid w:val="001E4FDA"/>
    <w:rsid w:val="001E584F"/>
    <w:rsid w:val="001E59E4"/>
    <w:rsid w:val="001E733E"/>
    <w:rsid w:val="001E7B3F"/>
    <w:rsid w:val="001E7E79"/>
    <w:rsid w:val="001F09BB"/>
    <w:rsid w:val="001F1CCB"/>
    <w:rsid w:val="001F1F56"/>
    <w:rsid w:val="001F2D4E"/>
    <w:rsid w:val="001F68D7"/>
    <w:rsid w:val="00200526"/>
    <w:rsid w:val="002054E4"/>
    <w:rsid w:val="0021054C"/>
    <w:rsid w:val="002107AF"/>
    <w:rsid w:val="00212E14"/>
    <w:rsid w:val="00213EC9"/>
    <w:rsid w:val="0021405C"/>
    <w:rsid w:val="002143EE"/>
    <w:rsid w:val="00215139"/>
    <w:rsid w:val="002166B2"/>
    <w:rsid w:val="00220E2C"/>
    <w:rsid w:val="00220E5A"/>
    <w:rsid w:val="00220F9F"/>
    <w:rsid w:val="00221859"/>
    <w:rsid w:val="0022273C"/>
    <w:rsid w:val="00223DC8"/>
    <w:rsid w:val="00225851"/>
    <w:rsid w:val="00227C60"/>
    <w:rsid w:val="00230569"/>
    <w:rsid w:val="00232A1A"/>
    <w:rsid w:val="00232BD9"/>
    <w:rsid w:val="00235638"/>
    <w:rsid w:val="00236802"/>
    <w:rsid w:val="0023682E"/>
    <w:rsid w:val="00237D6F"/>
    <w:rsid w:val="002401AA"/>
    <w:rsid w:val="002406FC"/>
    <w:rsid w:val="00240DD1"/>
    <w:rsid w:val="00240E4D"/>
    <w:rsid w:val="00242BB6"/>
    <w:rsid w:val="00242F07"/>
    <w:rsid w:val="002430C0"/>
    <w:rsid w:val="002435B0"/>
    <w:rsid w:val="00243D18"/>
    <w:rsid w:val="00247FC3"/>
    <w:rsid w:val="00250D76"/>
    <w:rsid w:val="002526E1"/>
    <w:rsid w:val="00252F66"/>
    <w:rsid w:val="00253345"/>
    <w:rsid w:val="00257670"/>
    <w:rsid w:val="00261D92"/>
    <w:rsid w:val="00267876"/>
    <w:rsid w:val="00267D23"/>
    <w:rsid w:val="00271953"/>
    <w:rsid w:val="002721FE"/>
    <w:rsid w:val="00272249"/>
    <w:rsid w:val="00273832"/>
    <w:rsid w:val="0027582E"/>
    <w:rsid w:val="00281EF1"/>
    <w:rsid w:val="00283D10"/>
    <w:rsid w:val="002908B4"/>
    <w:rsid w:val="00291461"/>
    <w:rsid w:val="00291A03"/>
    <w:rsid w:val="00294D41"/>
    <w:rsid w:val="002958E5"/>
    <w:rsid w:val="00296311"/>
    <w:rsid w:val="002966F4"/>
    <w:rsid w:val="002975E8"/>
    <w:rsid w:val="002A06DC"/>
    <w:rsid w:val="002A0CFE"/>
    <w:rsid w:val="002A16BF"/>
    <w:rsid w:val="002A410C"/>
    <w:rsid w:val="002A4EA6"/>
    <w:rsid w:val="002A4FA6"/>
    <w:rsid w:val="002A633A"/>
    <w:rsid w:val="002A69BB"/>
    <w:rsid w:val="002A7673"/>
    <w:rsid w:val="002B0CB1"/>
    <w:rsid w:val="002B11AD"/>
    <w:rsid w:val="002B1A2E"/>
    <w:rsid w:val="002C17C9"/>
    <w:rsid w:val="002C1AF2"/>
    <w:rsid w:val="002C33F3"/>
    <w:rsid w:val="002C4F14"/>
    <w:rsid w:val="002C5C53"/>
    <w:rsid w:val="002C68E0"/>
    <w:rsid w:val="002C74D9"/>
    <w:rsid w:val="002D11E3"/>
    <w:rsid w:val="002D17A8"/>
    <w:rsid w:val="002D1ED1"/>
    <w:rsid w:val="002D3B7D"/>
    <w:rsid w:val="002D4A47"/>
    <w:rsid w:val="002D5466"/>
    <w:rsid w:val="002D5B08"/>
    <w:rsid w:val="002D7284"/>
    <w:rsid w:val="002D784C"/>
    <w:rsid w:val="002D7CE7"/>
    <w:rsid w:val="002E1A29"/>
    <w:rsid w:val="002E4699"/>
    <w:rsid w:val="002E65A7"/>
    <w:rsid w:val="002E7452"/>
    <w:rsid w:val="002F2DC3"/>
    <w:rsid w:val="002F3481"/>
    <w:rsid w:val="002F37E1"/>
    <w:rsid w:val="002F4F98"/>
    <w:rsid w:val="002F56FD"/>
    <w:rsid w:val="002F57EA"/>
    <w:rsid w:val="002F59F0"/>
    <w:rsid w:val="002F5D1E"/>
    <w:rsid w:val="003006E1"/>
    <w:rsid w:val="00302F6C"/>
    <w:rsid w:val="003038B7"/>
    <w:rsid w:val="003057E1"/>
    <w:rsid w:val="00305D22"/>
    <w:rsid w:val="003123E2"/>
    <w:rsid w:val="00313ABF"/>
    <w:rsid w:val="00320B0F"/>
    <w:rsid w:val="003211AC"/>
    <w:rsid w:val="00323873"/>
    <w:rsid w:val="0032438B"/>
    <w:rsid w:val="003271EF"/>
    <w:rsid w:val="00327D1F"/>
    <w:rsid w:val="00332CE7"/>
    <w:rsid w:val="003343F2"/>
    <w:rsid w:val="0033477E"/>
    <w:rsid w:val="0033667A"/>
    <w:rsid w:val="00336834"/>
    <w:rsid w:val="00337633"/>
    <w:rsid w:val="00337E7A"/>
    <w:rsid w:val="0034083D"/>
    <w:rsid w:val="00341583"/>
    <w:rsid w:val="00342A2E"/>
    <w:rsid w:val="00346591"/>
    <w:rsid w:val="00350E56"/>
    <w:rsid w:val="0035104B"/>
    <w:rsid w:val="00351C9F"/>
    <w:rsid w:val="00354711"/>
    <w:rsid w:val="003547C0"/>
    <w:rsid w:val="00354EEE"/>
    <w:rsid w:val="0035516C"/>
    <w:rsid w:val="00355A74"/>
    <w:rsid w:val="003560B4"/>
    <w:rsid w:val="00356CE3"/>
    <w:rsid w:val="00361B25"/>
    <w:rsid w:val="00361D4E"/>
    <w:rsid w:val="00363663"/>
    <w:rsid w:val="00365CC5"/>
    <w:rsid w:val="00367BD5"/>
    <w:rsid w:val="00367FE5"/>
    <w:rsid w:val="00371BAF"/>
    <w:rsid w:val="003726E9"/>
    <w:rsid w:val="0037322E"/>
    <w:rsid w:val="00374A15"/>
    <w:rsid w:val="003760D4"/>
    <w:rsid w:val="00376998"/>
    <w:rsid w:val="00377C28"/>
    <w:rsid w:val="00382BDE"/>
    <w:rsid w:val="00383829"/>
    <w:rsid w:val="003854CC"/>
    <w:rsid w:val="0038577D"/>
    <w:rsid w:val="003860DC"/>
    <w:rsid w:val="003870EA"/>
    <w:rsid w:val="0039038B"/>
    <w:rsid w:val="00390AA4"/>
    <w:rsid w:val="00392C20"/>
    <w:rsid w:val="00392DE3"/>
    <w:rsid w:val="003959E0"/>
    <w:rsid w:val="00397AC2"/>
    <w:rsid w:val="003A19BC"/>
    <w:rsid w:val="003A64CF"/>
    <w:rsid w:val="003B23CF"/>
    <w:rsid w:val="003B2AAD"/>
    <w:rsid w:val="003B2ACE"/>
    <w:rsid w:val="003B32E9"/>
    <w:rsid w:val="003B3EE9"/>
    <w:rsid w:val="003B63A3"/>
    <w:rsid w:val="003B65C2"/>
    <w:rsid w:val="003B7336"/>
    <w:rsid w:val="003B784E"/>
    <w:rsid w:val="003B7D20"/>
    <w:rsid w:val="003C08E8"/>
    <w:rsid w:val="003C13B6"/>
    <w:rsid w:val="003C2423"/>
    <w:rsid w:val="003C3407"/>
    <w:rsid w:val="003C5CE7"/>
    <w:rsid w:val="003C6377"/>
    <w:rsid w:val="003C7FEF"/>
    <w:rsid w:val="003D4339"/>
    <w:rsid w:val="003D63AD"/>
    <w:rsid w:val="003D6656"/>
    <w:rsid w:val="003D69D8"/>
    <w:rsid w:val="003E304D"/>
    <w:rsid w:val="003E310D"/>
    <w:rsid w:val="003E4D64"/>
    <w:rsid w:val="003E53B6"/>
    <w:rsid w:val="003E5978"/>
    <w:rsid w:val="003E5B72"/>
    <w:rsid w:val="003E6E9A"/>
    <w:rsid w:val="003E7A73"/>
    <w:rsid w:val="003F219F"/>
    <w:rsid w:val="003F2AEA"/>
    <w:rsid w:val="003F2C7C"/>
    <w:rsid w:val="003F2EC8"/>
    <w:rsid w:val="003F31EC"/>
    <w:rsid w:val="003F54BB"/>
    <w:rsid w:val="003F5D59"/>
    <w:rsid w:val="003F6EB8"/>
    <w:rsid w:val="003F7AAA"/>
    <w:rsid w:val="0040084D"/>
    <w:rsid w:val="00400D44"/>
    <w:rsid w:val="00401C85"/>
    <w:rsid w:val="00401FA5"/>
    <w:rsid w:val="00402ED5"/>
    <w:rsid w:val="00403591"/>
    <w:rsid w:val="00404C08"/>
    <w:rsid w:val="004067AC"/>
    <w:rsid w:val="0040774B"/>
    <w:rsid w:val="004079E7"/>
    <w:rsid w:val="00411E65"/>
    <w:rsid w:val="0041349D"/>
    <w:rsid w:val="004137C1"/>
    <w:rsid w:val="00414E51"/>
    <w:rsid w:val="004154C8"/>
    <w:rsid w:val="00416E20"/>
    <w:rsid w:val="00420262"/>
    <w:rsid w:val="00420730"/>
    <w:rsid w:val="0042442F"/>
    <w:rsid w:val="00424A26"/>
    <w:rsid w:val="00424B2C"/>
    <w:rsid w:val="00424D71"/>
    <w:rsid w:val="004250D7"/>
    <w:rsid w:val="004264A3"/>
    <w:rsid w:val="00426805"/>
    <w:rsid w:val="00426E66"/>
    <w:rsid w:val="0042719F"/>
    <w:rsid w:val="004308A3"/>
    <w:rsid w:val="00431D6B"/>
    <w:rsid w:val="004348C7"/>
    <w:rsid w:val="00434F82"/>
    <w:rsid w:val="004355B6"/>
    <w:rsid w:val="00435F0C"/>
    <w:rsid w:val="00436866"/>
    <w:rsid w:val="004417FD"/>
    <w:rsid w:val="00441B67"/>
    <w:rsid w:val="00444997"/>
    <w:rsid w:val="00445852"/>
    <w:rsid w:val="00451EBE"/>
    <w:rsid w:val="004526FD"/>
    <w:rsid w:val="004527AA"/>
    <w:rsid w:val="004535F8"/>
    <w:rsid w:val="00455F77"/>
    <w:rsid w:val="00462CF5"/>
    <w:rsid w:val="00464802"/>
    <w:rsid w:val="00464EF2"/>
    <w:rsid w:val="00465B29"/>
    <w:rsid w:val="00466E91"/>
    <w:rsid w:val="00467923"/>
    <w:rsid w:val="00471A40"/>
    <w:rsid w:val="00473D07"/>
    <w:rsid w:val="00473EE8"/>
    <w:rsid w:val="004741CE"/>
    <w:rsid w:val="00474D1F"/>
    <w:rsid w:val="004757BB"/>
    <w:rsid w:val="004757BE"/>
    <w:rsid w:val="00476DB7"/>
    <w:rsid w:val="00480452"/>
    <w:rsid w:val="0048124E"/>
    <w:rsid w:val="00483BBF"/>
    <w:rsid w:val="00484A97"/>
    <w:rsid w:val="004851A5"/>
    <w:rsid w:val="0048629C"/>
    <w:rsid w:val="00490A85"/>
    <w:rsid w:val="00491F1A"/>
    <w:rsid w:val="00493729"/>
    <w:rsid w:val="004941A6"/>
    <w:rsid w:val="00494E0A"/>
    <w:rsid w:val="00495518"/>
    <w:rsid w:val="00495DE6"/>
    <w:rsid w:val="004960D8"/>
    <w:rsid w:val="004963CF"/>
    <w:rsid w:val="0049754E"/>
    <w:rsid w:val="004A0724"/>
    <w:rsid w:val="004A257C"/>
    <w:rsid w:val="004A3097"/>
    <w:rsid w:val="004A4858"/>
    <w:rsid w:val="004A59CA"/>
    <w:rsid w:val="004A5C41"/>
    <w:rsid w:val="004A694E"/>
    <w:rsid w:val="004B30AF"/>
    <w:rsid w:val="004B3238"/>
    <w:rsid w:val="004B4B62"/>
    <w:rsid w:val="004B5083"/>
    <w:rsid w:val="004B55B7"/>
    <w:rsid w:val="004B5F60"/>
    <w:rsid w:val="004B7829"/>
    <w:rsid w:val="004C2E92"/>
    <w:rsid w:val="004C3C10"/>
    <w:rsid w:val="004C3EDB"/>
    <w:rsid w:val="004C6A49"/>
    <w:rsid w:val="004C7361"/>
    <w:rsid w:val="004C74C3"/>
    <w:rsid w:val="004D0094"/>
    <w:rsid w:val="004D216F"/>
    <w:rsid w:val="004D4829"/>
    <w:rsid w:val="004D5589"/>
    <w:rsid w:val="004D56FC"/>
    <w:rsid w:val="004D57AD"/>
    <w:rsid w:val="004D7423"/>
    <w:rsid w:val="004D7F51"/>
    <w:rsid w:val="004E0FB4"/>
    <w:rsid w:val="004E1A1A"/>
    <w:rsid w:val="004E20AD"/>
    <w:rsid w:val="004E2C42"/>
    <w:rsid w:val="004E400C"/>
    <w:rsid w:val="004E47DA"/>
    <w:rsid w:val="004E47DF"/>
    <w:rsid w:val="004E604E"/>
    <w:rsid w:val="004E6C30"/>
    <w:rsid w:val="004E6F36"/>
    <w:rsid w:val="004E7B6F"/>
    <w:rsid w:val="004E7DD7"/>
    <w:rsid w:val="004F030A"/>
    <w:rsid w:val="004F04A9"/>
    <w:rsid w:val="004F0FB0"/>
    <w:rsid w:val="004F1219"/>
    <w:rsid w:val="004F1DBC"/>
    <w:rsid w:val="004F2286"/>
    <w:rsid w:val="004F36CF"/>
    <w:rsid w:val="004F3DE0"/>
    <w:rsid w:val="004F4B46"/>
    <w:rsid w:val="004F5CD1"/>
    <w:rsid w:val="004F68A3"/>
    <w:rsid w:val="004F6F1E"/>
    <w:rsid w:val="004F7050"/>
    <w:rsid w:val="005008F9"/>
    <w:rsid w:val="00502D52"/>
    <w:rsid w:val="00502E47"/>
    <w:rsid w:val="00504049"/>
    <w:rsid w:val="00504AAF"/>
    <w:rsid w:val="00504C93"/>
    <w:rsid w:val="00504DF9"/>
    <w:rsid w:val="005069FC"/>
    <w:rsid w:val="00506AD7"/>
    <w:rsid w:val="00510685"/>
    <w:rsid w:val="00512C24"/>
    <w:rsid w:val="00512FC5"/>
    <w:rsid w:val="00513AEF"/>
    <w:rsid w:val="00514AF8"/>
    <w:rsid w:val="005156A2"/>
    <w:rsid w:val="00516E56"/>
    <w:rsid w:val="00520617"/>
    <w:rsid w:val="00521F1B"/>
    <w:rsid w:val="0052330B"/>
    <w:rsid w:val="00526BCE"/>
    <w:rsid w:val="00526E19"/>
    <w:rsid w:val="00530FE1"/>
    <w:rsid w:val="0053375D"/>
    <w:rsid w:val="00534FA4"/>
    <w:rsid w:val="005405AC"/>
    <w:rsid w:val="005408FC"/>
    <w:rsid w:val="00540A94"/>
    <w:rsid w:val="00543997"/>
    <w:rsid w:val="00543E81"/>
    <w:rsid w:val="00545885"/>
    <w:rsid w:val="0054597C"/>
    <w:rsid w:val="005462EC"/>
    <w:rsid w:val="005466AC"/>
    <w:rsid w:val="00547D5F"/>
    <w:rsid w:val="00551249"/>
    <w:rsid w:val="00552C90"/>
    <w:rsid w:val="005535EF"/>
    <w:rsid w:val="00554D84"/>
    <w:rsid w:val="00554DB6"/>
    <w:rsid w:val="00555D25"/>
    <w:rsid w:val="00556F1E"/>
    <w:rsid w:val="005570D3"/>
    <w:rsid w:val="00557280"/>
    <w:rsid w:val="0055786A"/>
    <w:rsid w:val="0056066F"/>
    <w:rsid w:val="005644C1"/>
    <w:rsid w:val="00565067"/>
    <w:rsid w:val="00565E65"/>
    <w:rsid w:val="00567F5D"/>
    <w:rsid w:val="00572421"/>
    <w:rsid w:val="00572FB8"/>
    <w:rsid w:val="00574B0D"/>
    <w:rsid w:val="005801E2"/>
    <w:rsid w:val="0058131A"/>
    <w:rsid w:val="00581DF4"/>
    <w:rsid w:val="005841FB"/>
    <w:rsid w:val="005877DB"/>
    <w:rsid w:val="0059175D"/>
    <w:rsid w:val="00591BCA"/>
    <w:rsid w:val="0059689D"/>
    <w:rsid w:val="005973F7"/>
    <w:rsid w:val="005A0637"/>
    <w:rsid w:val="005A1C92"/>
    <w:rsid w:val="005A2005"/>
    <w:rsid w:val="005A43F0"/>
    <w:rsid w:val="005A51AC"/>
    <w:rsid w:val="005A66E3"/>
    <w:rsid w:val="005A791D"/>
    <w:rsid w:val="005A7E6C"/>
    <w:rsid w:val="005B03A3"/>
    <w:rsid w:val="005B1330"/>
    <w:rsid w:val="005B2E4D"/>
    <w:rsid w:val="005B4D63"/>
    <w:rsid w:val="005B668B"/>
    <w:rsid w:val="005B6D39"/>
    <w:rsid w:val="005C14FE"/>
    <w:rsid w:val="005C1FDD"/>
    <w:rsid w:val="005C31C1"/>
    <w:rsid w:val="005C3BDE"/>
    <w:rsid w:val="005C4090"/>
    <w:rsid w:val="005C502B"/>
    <w:rsid w:val="005C547B"/>
    <w:rsid w:val="005C70CE"/>
    <w:rsid w:val="005C788C"/>
    <w:rsid w:val="005D0310"/>
    <w:rsid w:val="005D0CD9"/>
    <w:rsid w:val="005D2D14"/>
    <w:rsid w:val="005D3830"/>
    <w:rsid w:val="005D5F48"/>
    <w:rsid w:val="005D66E3"/>
    <w:rsid w:val="005D6F51"/>
    <w:rsid w:val="005E1DCF"/>
    <w:rsid w:val="005E5AFD"/>
    <w:rsid w:val="005E616C"/>
    <w:rsid w:val="005F01E1"/>
    <w:rsid w:val="005F0200"/>
    <w:rsid w:val="005F15F8"/>
    <w:rsid w:val="005F2A73"/>
    <w:rsid w:val="005F31A5"/>
    <w:rsid w:val="005F3649"/>
    <w:rsid w:val="005F46F0"/>
    <w:rsid w:val="005F49FE"/>
    <w:rsid w:val="005F715F"/>
    <w:rsid w:val="006002C3"/>
    <w:rsid w:val="00601A67"/>
    <w:rsid w:val="006023E2"/>
    <w:rsid w:val="00604563"/>
    <w:rsid w:val="00605088"/>
    <w:rsid w:val="00605C5E"/>
    <w:rsid w:val="00606919"/>
    <w:rsid w:val="0060694C"/>
    <w:rsid w:val="00606C0C"/>
    <w:rsid w:val="0060742F"/>
    <w:rsid w:val="0060755C"/>
    <w:rsid w:val="00607858"/>
    <w:rsid w:val="006126F6"/>
    <w:rsid w:val="006134ED"/>
    <w:rsid w:val="00613563"/>
    <w:rsid w:val="00613C6C"/>
    <w:rsid w:val="00614161"/>
    <w:rsid w:val="00614850"/>
    <w:rsid w:val="00614BA5"/>
    <w:rsid w:val="00615635"/>
    <w:rsid w:val="006166F9"/>
    <w:rsid w:val="006175CF"/>
    <w:rsid w:val="00620F70"/>
    <w:rsid w:val="00621455"/>
    <w:rsid w:val="006222EE"/>
    <w:rsid w:val="0062393A"/>
    <w:rsid w:val="006263AA"/>
    <w:rsid w:val="0062670A"/>
    <w:rsid w:val="00627BA1"/>
    <w:rsid w:val="00627E62"/>
    <w:rsid w:val="00632272"/>
    <w:rsid w:val="00632C96"/>
    <w:rsid w:val="0063302E"/>
    <w:rsid w:val="00634681"/>
    <w:rsid w:val="00637E94"/>
    <w:rsid w:val="00640793"/>
    <w:rsid w:val="0064116F"/>
    <w:rsid w:val="00641E24"/>
    <w:rsid w:val="00644605"/>
    <w:rsid w:val="0064535C"/>
    <w:rsid w:val="00645A98"/>
    <w:rsid w:val="00646BD2"/>
    <w:rsid w:val="00650A89"/>
    <w:rsid w:val="006513B2"/>
    <w:rsid w:val="006528CB"/>
    <w:rsid w:val="00654170"/>
    <w:rsid w:val="00654662"/>
    <w:rsid w:val="00655E0C"/>
    <w:rsid w:val="00660F38"/>
    <w:rsid w:val="00662652"/>
    <w:rsid w:val="00662A21"/>
    <w:rsid w:val="0066385E"/>
    <w:rsid w:val="00665772"/>
    <w:rsid w:val="006659BD"/>
    <w:rsid w:val="00666D2A"/>
    <w:rsid w:val="0067001D"/>
    <w:rsid w:val="00670955"/>
    <w:rsid w:val="00671623"/>
    <w:rsid w:val="00672BAE"/>
    <w:rsid w:val="0067485A"/>
    <w:rsid w:val="0067521A"/>
    <w:rsid w:val="0067531D"/>
    <w:rsid w:val="00675B03"/>
    <w:rsid w:val="00677BFD"/>
    <w:rsid w:val="00680A84"/>
    <w:rsid w:val="00687806"/>
    <w:rsid w:val="00691D28"/>
    <w:rsid w:val="0069275C"/>
    <w:rsid w:val="006A062F"/>
    <w:rsid w:val="006A104A"/>
    <w:rsid w:val="006A3DF7"/>
    <w:rsid w:val="006A4910"/>
    <w:rsid w:val="006A5073"/>
    <w:rsid w:val="006A71D3"/>
    <w:rsid w:val="006A7DA8"/>
    <w:rsid w:val="006B01D0"/>
    <w:rsid w:val="006B04BB"/>
    <w:rsid w:val="006B1544"/>
    <w:rsid w:val="006B2A73"/>
    <w:rsid w:val="006B2CFF"/>
    <w:rsid w:val="006B35DF"/>
    <w:rsid w:val="006B4437"/>
    <w:rsid w:val="006B6750"/>
    <w:rsid w:val="006B6D45"/>
    <w:rsid w:val="006C0B2D"/>
    <w:rsid w:val="006C0F72"/>
    <w:rsid w:val="006C1738"/>
    <w:rsid w:val="006C20FF"/>
    <w:rsid w:val="006C2D98"/>
    <w:rsid w:val="006C385F"/>
    <w:rsid w:val="006C3C03"/>
    <w:rsid w:val="006C3C15"/>
    <w:rsid w:val="006C4150"/>
    <w:rsid w:val="006C5624"/>
    <w:rsid w:val="006C5B3F"/>
    <w:rsid w:val="006C62A6"/>
    <w:rsid w:val="006C717F"/>
    <w:rsid w:val="006C7B75"/>
    <w:rsid w:val="006C7FBD"/>
    <w:rsid w:val="006D0F84"/>
    <w:rsid w:val="006D1258"/>
    <w:rsid w:val="006D16F3"/>
    <w:rsid w:val="006D1E9B"/>
    <w:rsid w:val="006D217D"/>
    <w:rsid w:val="006D3D21"/>
    <w:rsid w:val="006D7061"/>
    <w:rsid w:val="006E06F1"/>
    <w:rsid w:val="006E07FA"/>
    <w:rsid w:val="006E09AB"/>
    <w:rsid w:val="006E0AB5"/>
    <w:rsid w:val="006E1616"/>
    <w:rsid w:val="006E20E4"/>
    <w:rsid w:val="006E2847"/>
    <w:rsid w:val="006E3482"/>
    <w:rsid w:val="006E4D27"/>
    <w:rsid w:val="006E72C1"/>
    <w:rsid w:val="006F0D54"/>
    <w:rsid w:val="006F0DF2"/>
    <w:rsid w:val="006F10BC"/>
    <w:rsid w:val="006F140F"/>
    <w:rsid w:val="006F4E53"/>
    <w:rsid w:val="006F6088"/>
    <w:rsid w:val="006F6F64"/>
    <w:rsid w:val="00703814"/>
    <w:rsid w:val="00704329"/>
    <w:rsid w:val="007051EC"/>
    <w:rsid w:val="007055C2"/>
    <w:rsid w:val="0070696E"/>
    <w:rsid w:val="00710BE1"/>
    <w:rsid w:val="0071273B"/>
    <w:rsid w:val="00713B3A"/>
    <w:rsid w:val="00714AD0"/>
    <w:rsid w:val="00716073"/>
    <w:rsid w:val="00717110"/>
    <w:rsid w:val="00717A06"/>
    <w:rsid w:val="00720CCA"/>
    <w:rsid w:val="00723A9C"/>
    <w:rsid w:val="007251B8"/>
    <w:rsid w:val="0072696F"/>
    <w:rsid w:val="00727045"/>
    <w:rsid w:val="0072715B"/>
    <w:rsid w:val="00727B6B"/>
    <w:rsid w:val="0073008D"/>
    <w:rsid w:val="007330C9"/>
    <w:rsid w:val="00733638"/>
    <w:rsid w:val="007350A9"/>
    <w:rsid w:val="00736311"/>
    <w:rsid w:val="00736BC5"/>
    <w:rsid w:val="00736D31"/>
    <w:rsid w:val="00742451"/>
    <w:rsid w:val="0074374B"/>
    <w:rsid w:val="00743A91"/>
    <w:rsid w:val="0074485A"/>
    <w:rsid w:val="00746C1E"/>
    <w:rsid w:val="00750C0E"/>
    <w:rsid w:val="0075264B"/>
    <w:rsid w:val="00752D2A"/>
    <w:rsid w:val="007555A0"/>
    <w:rsid w:val="00756255"/>
    <w:rsid w:val="00756277"/>
    <w:rsid w:val="00760984"/>
    <w:rsid w:val="00761D22"/>
    <w:rsid w:val="00763668"/>
    <w:rsid w:val="00763F5C"/>
    <w:rsid w:val="00764EDD"/>
    <w:rsid w:val="00765498"/>
    <w:rsid w:val="00765942"/>
    <w:rsid w:val="0076606C"/>
    <w:rsid w:val="00766167"/>
    <w:rsid w:val="00766688"/>
    <w:rsid w:val="00766F93"/>
    <w:rsid w:val="00767647"/>
    <w:rsid w:val="007716E4"/>
    <w:rsid w:val="00774B3F"/>
    <w:rsid w:val="007762B9"/>
    <w:rsid w:val="00777205"/>
    <w:rsid w:val="007775CF"/>
    <w:rsid w:val="00780048"/>
    <w:rsid w:val="00780D1A"/>
    <w:rsid w:val="00782556"/>
    <w:rsid w:val="0078385A"/>
    <w:rsid w:val="00786445"/>
    <w:rsid w:val="00786742"/>
    <w:rsid w:val="00787F4A"/>
    <w:rsid w:val="00791AC7"/>
    <w:rsid w:val="00794340"/>
    <w:rsid w:val="00794AA0"/>
    <w:rsid w:val="00794B88"/>
    <w:rsid w:val="00795E9D"/>
    <w:rsid w:val="007966F3"/>
    <w:rsid w:val="00796C59"/>
    <w:rsid w:val="007974DE"/>
    <w:rsid w:val="00797FE4"/>
    <w:rsid w:val="007A010A"/>
    <w:rsid w:val="007A0429"/>
    <w:rsid w:val="007A5A74"/>
    <w:rsid w:val="007A6AF4"/>
    <w:rsid w:val="007B1DF5"/>
    <w:rsid w:val="007B1FD8"/>
    <w:rsid w:val="007B341D"/>
    <w:rsid w:val="007B3B1F"/>
    <w:rsid w:val="007B492A"/>
    <w:rsid w:val="007B4B38"/>
    <w:rsid w:val="007B4C97"/>
    <w:rsid w:val="007B66BA"/>
    <w:rsid w:val="007B6B10"/>
    <w:rsid w:val="007C2052"/>
    <w:rsid w:val="007C246C"/>
    <w:rsid w:val="007C26E3"/>
    <w:rsid w:val="007C2D78"/>
    <w:rsid w:val="007C3589"/>
    <w:rsid w:val="007C36AB"/>
    <w:rsid w:val="007C40E3"/>
    <w:rsid w:val="007C471F"/>
    <w:rsid w:val="007C5568"/>
    <w:rsid w:val="007C7994"/>
    <w:rsid w:val="007D0478"/>
    <w:rsid w:val="007D1206"/>
    <w:rsid w:val="007D1966"/>
    <w:rsid w:val="007D2A56"/>
    <w:rsid w:val="007D3D87"/>
    <w:rsid w:val="007D3F48"/>
    <w:rsid w:val="007D424F"/>
    <w:rsid w:val="007D5302"/>
    <w:rsid w:val="007E04D6"/>
    <w:rsid w:val="007E1188"/>
    <w:rsid w:val="007E1467"/>
    <w:rsid w:val="007E1BCC"/>
    <w:rsid w:val="007E36B6"/>
    <w:rsid w:val="007E7D1B"/>
    <w:rsid w:val="007F08DD"/>
    <w:rsid w:val="007F1DE1"/>
    <w:rsid w:val="007F260B"/>
    <w:rsid w:val="007F2DD0"/>
    <w:rsid w:val="007F399F"/>
    <w:rsid w:val="007F3AA6"/>
    <w:rsid w:val="007F4BA4"/>
    <w:rsid w:val="007F5DDF"/>
    <w:rsid w:val="007F711E"/>
    <w:rsid w:val="007F7986"/>
    <w:rsid w:val="008007CD"/>
    <w:rsid w:val="0080132D"/>
    <w:rsid w:val="008013F4"/>
    <w:rsid w:val="00801668"/>
    <w:rsid w:val="00801C67"/>
    <w:rsid w:val="00804310"/>
    <w:rsid w:val="0080522B"/>
    <w:rsid w:val="008063A4"/>
    <w:rsid w:val="00810882"/>
    <w:rsid w:val="00810A86"/>
    <w:rsid w:val="0081194E"/>
    <w:rsid w:val="008119B4"/>
    <w:rsid w:val="0081237F"/>
    <w:rsid w:val="00814F01"/>
    <w:rsid w:val="00814FA9"/>
    <w:rsid w:val="0081559D"/>
    <w:rsid w:val="00817A49"/>
    <w:rsid w:val="00817B22"/>
    <w:rsid w:val="00821E07"/>
    <w:rsid w:val="00824391"/>
    <w:rsid w:val="00825413"/>
    <w:rsid w:val="008254CF"/>
    <w:rsid w:val="0082558B"/>
    <w:rsid w:val="00825F1B"/>
    <w:rsid w:val="00826C06"/>
    <w:rsid w:val="008277E0"/>
    <w:rsid w:val="0083070F"/>
    <w:rsid w:val="00830B11"/>
    <w:rsid w:val="00835F0B"/>
    <w:rsid w:val="008373F2"/>
    <w:rsid w:val="0084116E"/>
    <w:rsid w:val="00843DF7"/>
    <w:rsid w:val="008450EE"/>
    <w:rsid w:val="00847397"/>
    <w:rsid w:val="008476ED"/>
    <w:rsid w:val="00851BBC"/>
    <w:rsid w:val="008551C4"/>
    <w:rsid w:val="00857332"/>
    <w:rsid w:val="00857C79"/>
    <w:rsid w:val="00860423"/>
    <w:rsid w:val="008613DA"/>
    <w:rsid w:val="00861702"/>
    <w:rsid w:val="00862902"/>
    <w:rsid w:val="0086302A"/>
    <w:rsid w:val="00872120"/>
    <w:rsid w:val="00872923"/>
    <w:rsid w:val="008730E0"/>
    <w:rsid w:val="00875072"/>
    <w:rsid w:val="00876175"/>
    <w:rsid w:val="00877347"/>
    <w:rsid w:val="00877976"/>
    <w:rsid w:val="00880CD4"/>
    <w:rsid w:val="00882D27"/>
    <w:rsid w:val="00882D59"/>
    <w:rsid w:val="00882F00"/>
    <w:rsid w:val="00882FE5"/>
    <w:rsid w:val="0088393A"/>
    <w:rsid w:val="008843C7"/>
    <w:rsid w:val="00884444"/>
    <w:rsid w:val="0088507B"/>
    <w:rsid w:val="008867B4"/>
    <w:rsid w:val="0088731E"/>
    <w:rsid w:val="00887C17"/>
    <w:rsid w:val="00890768"/>
    <w:rsid w:val="0089160A"/>
    <w:rsid w:val="008924AD"/>
    <w:rsid w:val="00892FBE"/>
    <w:rsid w:val="00893977"/>
    <w:rsid w:val="00893A88"/>
    <w:rsid w:val="008967E3"/>
    <w:rsid w:val="00897FAB"/>
    <w:rsid w:val="008A11D9"/>
    <w:rsid w:val="008A1793"/>
    <w:rsid w:val="008A374E"/>
    <w:rsid w:val="008A66EC"/>
    <w:rsid w:val="008B2C33"/>
    <w:rsid w:val="008B33C1"/>
    <w:rsid w:val="008B35E0"/>
    <w:rsid w:val="008B3C19"/>
    <w:rsid w:val="008B49BE"/>
    <w:rsid w:val="008B4A0C"/>
    <w:rsid w:val="008B569B"/>
    <w:rsid w:val="008B56C2"/>
    <w:rsid w:val="008B5B04"/>
    <w:rsid w:val="008B7E4F"/>
    <w:rsid w:val="008C06E3"/>
    <w:rsid w:val="008C306D"/>
    <w:rsid w:val="008C313A"/>
    <w:rsid w:val="008C4DE6"/>
    <w:rsid w:val="008C4E13"/>
    <w:rsid w:val="008C736C"/>
    <w:rsid w:val="008C7CF2"/>
    <w:rsid w:val="008D126B"/>
    <w:rsid w:val="008D1620"/>
    <w:rsid w:val="008D1712"/>
    <w:rsid w:val="008D1B28"/>
    <w:rsid w:val="008D4370"/>
    <w:rsid w:val="008D51B1"/>
    <w:rsid w:val="008D587C"/>
    <w:rsid w:val="008D608F"/>
    <w:rsid w:val="008D7BE9"/>
    <w:rsid w:val="008E153E"/>
    <w:rsid w:val="008E28E5"/>
    <w:rsid w:val="008E360A"/>
    <w:rsid w:val="008E3675"/>
    <w:rsid w:val="008E422C"/>
    <w:rsid w:val="008E4F4D"/>
    <w:rsid w:val="008E505C"/>
    <w:rsid w:val="008F2B6C"/>
    <w:rsid w:val="008F53CE"/>
    <w:rsid w:val="00900A47"/>
    <w:rsid w:val="00902932"/>
    <w:rsid w:val="009029BA"/>
    <w:rsid w:val="00902B5D"/>
    <w:rsid w:val="00904CCB"/>
    <w:rsid w:val="0090604F"/>
    <w:rsid w:val="00907D25"/>
    <w:rsid w:val="00907F36"/>
    <w:rsid w:val="00910298"/>
    <w:rsid w:val="0091054B"/>
    <w:rsid w:val="00910559"/>
    <w:rsid w:val="00910851"/>
    <w:rsid w:val="009109F8"/>
    <w:rsid w:val="00912227"/>
    <w:rsid w:val="0091291F"/>
    <w:rsid w:val="00912A4A"/>
    <w:rsid w:val="00912AF4"/>
    <w:rsid w:val="00913BE2"/>
    <w:rsid w:val="00915848"/>
    <w:rsid w:val="0091767C"/>
    <w:rsid w:val="00917875"/>
    <w:rsid w:val="00920193"/>
    <w:rsid w:val="00920609"/>
    <w:rsid w:val="0092081A"/>
    <w:rsid w:val="00923800"/>
    <w:rsid w:val="009250EF"/>
    <w:rsid w:val="00927F36"/>
    <w:rsid w:val="00930114"/>
    <w:rsid w:val="009304DB"/>
    <w:rsid w:val="00931A0B"/>
    <w:rsid w:val="00931CC2"/>
    <w:rsid w:val="00931FED"/>
    <w:rsid w:val="0093278D"/>
    <w:rsid w:val="00934015"/>
    <w:rsid w:val="009341D4"/>
    <w:rsid w:val="00935487"/>
    <w:rsid w:val="009371F5"/>
    <w:rsid w:val="00941840"/>
    <w:rsid w:val="009436B2"/>
    <w:rsid w:val="00943FD7"/>
    <w:rsid w:val="0094400D"/>
    <w:rsid w:val="00944835"/>
    <w:rsid w:val="00944FCD"/>
    <w:rsid w:val="0094617B"/>
    <w:rsid w:val="00946DE9"/>
    <w:rsid w:val="0094786D"/>
    <w:rsid w:val="00950179"/>
    <w:rsid w:val="009514BB"/>
    <w:rsid w:val="00952B8A"/>
    <w:rsid w:val="00952F71"/>
    <w:rsid w:val="0095369F"/>
    <w:rsid w:val="00954165"/>
    <w:rsid w:val="0095425E"/>
    <w:rsid w:val="00954968"/>
    <w:rsid w:val="009563BC"/>
    <w:rsid w:val="0095741B"/>
    <w:rsid w:val="00957B98"/>
    <w:rsid w:val="00961220"/>
    <w:rsid w:val="00961424"/>
    <w:rsid w:val="00961ABB"/>
    <w:rsid w:val="00962A40"/>
    <w:rsid w:val="009635C8"/>
    <w:rsid w:val="009654C5"/>
    <w:rsid w:val="0096551D"/>
    <w:rsid w:val="00970300"/>
    <w:rsid w:val="00975DEB"/>
    <w:rsid w:val="00976E03"/>
    <w:rsid w:val="009774F1"/>
    <w:rsid w:val="00980D68"/>
    <w:rsid w:val="00981B4C"/>
    <w:rsid w:val="00981FFD"/>
    <w:rsid w:val="00983634"/>
    <w:rsid w:val="00984C73"/>
    <w:rsid w:val="00984F9C"/>
    <w:rsid w:val="009865DF"/>
    <w:rsid w:val="00986DCA"/>
    <w:rsid w:val="00987C10"/>
    <w:rsid w:val="00990E1C"/>
    <w:rsid w:val="0099161B"/>
    <w:rsid w:val="009919BE"/>
    <w:rsid w:val="00991A87"/>
    <w:rsid w:val="00992189"/>
    <w:rsid w:val="00996FBD"/>
    <w:rsid w:val="00997CF1"/>
    <w:rsid w:val="00997D52"/>
    <w:rsid w:val="009A0ECB"/>
    <w:rsid w:val="009A27AE"/>
    <w:rsid w:val="009A2B08"/>
    <w:rsid w:val="009A2B39"/>
    <w:rsid w:val="009A371E"/>
    <w:rsid w:val="009B00B9"/>
    <w:rsid w:val="009B03AE"/>
    <w:rsid w:val="009B07CD"/>
    <w:rsid w:val="009B12AE"/>
    <w:rsid w:val="009B1AC7"/>
    <w:rsid w:val="009B48AB"/>
    <w:rsid w:val="009B6578"/>
    <w:rsid w:val="009C04D8"/>
    <w:rsid w:val="009C13DF"/>
    <w:rsid w:val="009C1C37"/>
    <w:rsid w:val="009C2354"/>
    <w:rsid w:val="009C2569"/>
    <w:rsid w:val="009C37C9"/>
    <w:rsid w:val="009C4D4B"/>
    <w:rsid w:val="009C4E9C"/>
    <w:rsid w:val="009C55EA"/>
    <w:rsid w:val="009D1A50"/>
    <w:rsid w:val="009D2F58"/>
    <w:rsid w:val="009D4F33"/>
    <w:rsid w:val="009D56F9"/>
    <w:rsid w:val="009D68CD"/>
    <w:rsid w:val="009D7F3C"/>
    <w:rsid w:val="009E142C"/>
    <w:rsid w:val="009E17E9"/>
    <w:rsid w:val="009E33CC"/>
    <w:rsid w:val="009E3D95"/>
    <w:rsid w:val="009E47C3"/>
    <w:rsid w:val="009E4CAA"/>
    <w:rsid w:val="009F018C"/>
    <w:rsid w:val="009F025C"/>
    <w:rsid w:val="009F0D56"/>
    <w:rsid w:val="009F1C35"/>
    <w:rsid w:val="009F2D4A"/>
    <w:rsid w:val="009F2EA5"/>
    <w:rsid w:val="009F395B"/>
    <w:rsid w:val="009F398D"/>
    <w:rsid w:val="009F4B5E"/>
    <w:rsid w:val="009F5170"/>
    <w:rsid w:val="009F578D"/>
    <w:rsid w:val="009F6BC9"/>
    <w:rsid w:val="009F7F5E"/>
    <w:rsid w:val="00A0186B"/>
    <w:rsid w:val="00A01979"/>
    <w:rsid w:val="00A03129"/>
    <w:rsid w:val="00A036D2"/>
    <w:rsid w:val="00A04BB2"/>
    <w:rsid w:val="00A05EA6"/>
    <w:rsid w:val="00A061C5"/>
    <w:rsid w:val="00A06294"/>
    <w:rsid w:val="00A07FFA"/>
    <w:rsid w:val="00A11014"/>
    <w:rsid w:val="00A1197F"/>
    <w:rsid w:val="00A13254"/>
    <w:rsid w:val="00A13A99"/>
    <w:rsid w:val="00A13F1F"/>
    <w:rsid w:val="00A14729"/>
    <w:rsid w:val="00A14A11"/>
    <w:rsid w:val="00A15D53"/>
    <w:rsid w:val="00A15D7A"/>
    <w:rsid w:val="00A175DD"/>
    <w:rsid w:val="00A2107A"/>
    <w:rsid w:val="00A226BE"/>
    <w:rsid w:val="00A23681"/>
    <w:rsid w:val="00A24044"/>
    <w:rsid w:val="00A244BD"/>
    <w:rsid w:val="00A246B4"/>
    <w:rsid w:val="00A25DB0"/>
    <w:rsid w:val="00A26CDE"/>
    <w:rsid w:val="00A27409"/>
    <w:rsid w:val="00A30698"/>
    <w:rsid w:val="00A33286"/>
    <w:rsid w:val="00A33CAF"/>
    <w:rsid w:val="00A35875"/>
    <w:rsid w:val="00A35C5E"/>
    <w:rsid w:val="00A37555"/>
    <w:rsid w:val="00A41D0C"/>
    <w:rsid w:val="00A42DC7"/>
    <w:rsid w:val="00A43746"/>
    <w:rsid w:val="00A43C16"/>
    <w:rsid w:val="00A46438"/>
    <w:rsid w:val="00A51AB2"/>
    <w:rsid w:val="00A530A4"/>
    <w:rsid w:val="00A547C7"/>
    <w:rsid w:val="00A54C08"/>
    <w:rsid w:val="00A6080A"/>
    <w:rsid w:val="00A65304"/>
    <w:rsid w:val="00A65A22"/>
    <w:rsid w:val="00A70F6F"/>
    <w:rsid w:val="00A71C19"/>
    <w:rsid w:val="00A73997"/>
    <w:rsid w:val="00A7426E"/>
    <w:rsid w:val="00A75387"/>
    <w:rsid w:val="00A75405"/>
    <w:rsid w:val="00A75A2E"/>
    <w:rsid w:val="00A7651E"/>
    <w:rsid w:val="00A77706"/>
    <w:rsid w:val="00A777A3"/>
    <w:rsid w:val="00A803BF"/>
    <w:rsid w:val="00A8226C"/>
    <w:rsid w:val="00A843B6"/>
    <w:rsid w:val="00A85CE5"/>
    <w:rsid w:val="00A87363"/>
    <w:rsid w:val="00A87B97"/>
    <w:rsid w:val="00A87D64"/>
    <w:rsid w:val="00A90AD8"/>
    <w:rsid w:val="00A90E3E"/>
    <w:rsid w:val="00A92467"/>
    <w:rsid w:val="00A92DC8"/>
    <w:rsid w:val="00A95AE5"/>
    <w:rsid w:val="00A95D8B"/>
    <w:rsid w:val="00A96B88"/>
    <w:rsid w:val="00A96F76"/>
    <w:rsid w:val="00A97689"/>
    <w:rsid w:val="00AA215D"/>
    <w:rsid w:val="00AA2667"/>
    <w:rsid w:val="00AA2C27"/>
    <w:rsid w:val="00AA41CD"/>
    <w:rsid w:val="00AA606B"/>
    <w:rsid w:val="00AA7059"/>
    <w:rsid w:val="00AA723D"/>
    <w:rsid w:val="00AB1DFF"/>
    <w:rsid w:val="00AB1E25"/>
    <w:rsid w:val="00AB1FE7"/>
    <w:rsid w:val="00AB3B93"/>
    <w:rsid w:val="00AB4EAE"/>
    <w:rsid w:val="00AB5EAF"/>
    <w:rsid w:val="00AB5EFB"/>
    <w:rsid w:val="00AB6B62"/>
    <w:rsid w:val="00AB7A21"/>
    <w:rsid w:val="00AC09E3"/>
    <w:rsid w:val="00AC1094"/>
    <w:rsid w:val="00AC4C3A"/>
    <w:rsid w:val="00AC52D6"/>
    <w:rsid w:val="00AD2637"/>
    <w:rsid w:val="00AD6338"/>
    <w:rsid w:val="00AE04DC"/>
    <w:rsid w:val="00AE0E44"/>
    <w:rsid w:val="00AE1AA4"/>
    <w:rsid w:val="00AE2C33"/>
    <w:rsid w:val="00AE3C0E"/>
    <w:rsid w:val="00AE4479"/>
    <w:rsid w:val="00AE74A0"/>
    <w:rsid w:val="00AE7611"/>
    <w:rsid w:val="00AF0377"/>
    <w:rsid w:val="00AF1405"/>
    <w:rsid w:val="00AF181B"/>
    <w:rsid w:val="00AF3343"/>
    <w:rsid w:val="00AF36C8"/>
    <w:rsid w:val="00AF3ABE"/>
    <w:rsid w:val="00AF3D90"/>
    <w:rsid w:val="00AF45FB"/>
    <w:rsid w:val="00AF4866"/>
    <w:rsid w:val="00AF5F98"/>
    <w:rsid w:val="00B0182A"/>
    <w:rsid w:val="00B03C38"/>
    <w:rsid w:val="00B04E31"/>
    <w:rsid w:val="00B05096"/>
    <w:rsid w:val="00B05D52"/>
    <w:rsid w:val="00B06D8B"/>
    <w:rsid w:val="00B06E81"/>
    <w:rsid w:val="00B129C7"/>
    <w:rsid w:val="00B12D51"/>
    <w:rsid w:val="00B1353B"/>
    <w:rsid w:val="00B146CA"/>
    <w:rsid w:val="00B153CF"/>
    <w:rsid w:val="00B16CDF"/>
    <w:rsid w:val="00B1788E"/>
    <w:rsid w:val="00B20781"/>
    <w:rsid w:val="00B224D6"/>
    <w:rsid w:val="00B23533"/>
    <w:rsid w:val="00B24441"/>
    <w:rsid w:val="00B255F6"/>
    <w:rsid w:val="00B2591C"/>
    <w:rsid w:val="00B27644"/>
    <w:rsid w:val="00B303C1"/>
    <w:rsid w:val="00B32101"/>
    <w:rsid w:val="00B34288"/>
    <w:rsid w:val="00B34504"/>
    <w:rsid w:val="00B3487E"/>
    <w:rsid w:val="00B34C66"/>
    <w:rsid w:val="00B37E0E"/>
    <w:rsid w:val="00B41121"/>
    <w:rsid w:val="00B425DE"/>
    <w:rsid w:val="00B42E98"/>
    <w:rsid w:val="00B44508"/>
    <w:rsid w:val="00B4470E"/>
    <w:rsid w:val="00B4520A"/>
    <w:rsid w:val="00B45E7E"/>
    <w:rsid w:val="00B45F05"/>
    <w:rsid w:val="00B520AA"/>
    <w:rsid w:val="00B52960"/>
    <w:rsid w:val="00B52CE5"/>
    <w:rsid w:val="00B537D4"/>
    <w:rsid w:val="00B5476D"/>
    <w:rsid w:val="00B54DB9"/>
    <w:rsid w:val="00B567EA"/>
    <w:rsid w:val="00B571A1"/>
    <w:rsid w:val="00B61423"/>
    <w:rsid w:val="00B625AD"/>
    <w:rsid w:val="00B66345"/>
    <w:rsid w:val="00B6722A"/>
    <w:rsid w:val="00B6752A"/>
    <w:rsid w:val="00B67C0A"/>
    <w:rsid w:val="00B67C79"/>
    <w:rsid w:val="00B70B93"/>
    <w:rsid w:val="00B719AE"/>
    <w:rsid w:val="00B74CD7"/>
    <w:rsid w:val="00B74E9B"/>
    <w:rsid w:val="00B76473"/>
    <w:rsid w:val="00B82FAB"/>
    <w:rsid w:val="00B9017D"/>
    <w:rsid w:val="00B909A2"/>
    <w:rsid w:val="00B93019"/>
    <w:rsid w:val="00B941B3"/>
    <w:rsid w:val="00B94255"/>
    <w:rsid w:val="00B94775"/>
    <w:rsid w:val="00B95041"/>
    <w:rsid w:val="00B95383"/>
    <w:rsid w:val="00B957B4"/>
    <w:rsid w:val="00B9724D"/>
    <w:rsid w:val="00BA3A13"/>
    <w:rsid w:val="00BA44DD"/>
    <w:rsid w:val="00BA5239"/>
    <w:rsid w:val="00BA668A"/>
    <w:rsid w:val="00BA7CC2"/>
    <w:rsid w:val="00BB0002"/>
    <w:rsid w:val="00BB3FF0"/>
    <w:rsid w:val="00BB52F2"/>
    <w:rsid w:val="00BB7ADC"/>
    <w:rsid w:val="00BC1F7D"/>
    <w:rsid w:val="00BC2792"/>
    <w:rsid w:val="00BC2A7E"/>
    <w:rsid w:val="00BC3957"/>
    <w:rsid w:val="00BC4525"/>
    <w:rsid w:val="00BC59B9"/>
    <w:rsid w:val="00BC7197"/>
    <w:rsid w:val="00BC7328"/>
    <w:rsid w:val="00BC7819"/>
    <w:rsid w:val="00BD25B5"/>
    <w:rsid w:val="00BD3B20"/>
    <w:rsid w:val="00BD41B4"/>
    <w:rsid w:val="00BD7241"/>
    <w:rsid w:val="00BE0B55"/>
    <w:rsid w:val="00BE0E00"/>
    <w:rsid w:val="00BE171E"/>
    <w:rsid w:val="00BE1889"/>
    <w:rsid w:val="00BE2326"/>
    <w:rsid w:val="00BE3F4E"/>
    <w:rsid w:val="00BE5017"/>
    <w:rsid w:val="00BE609A"/>
    <w:rsid w:val="00BE7F62"/>
    <w:rsid w:val="00BF004E"/>
    <w:rsid w:val="00BF05E5"/>
    <w:rsid w:val="00BF2537"/>
    <w:rsid w:val="00C001F3"/>
    <w:rsid w:val="00C002C6"/>
    <w:rsid w:val="00C019BA"/>
    <w:rsid w:val="00C03E7D"/>
    <w:rsid w:val="00C0664A"/>
    <w:rsid w:val="00C07A4B"/>
    <w:rsid w:val="00C13303"/>
    <w:rsid w:val="00C13639"/>
    <w:rsid w:val="00C13884"/>
    <w:rsid w:val="00C1459B"/>
    <w:rsid w:val="00C15775"/>
    <w:rsid w:val="00C1630F"/>
    <w:rsid w:val="00C16618"/>
    <w:rsid w:val="00C16F76"/>
    <w:rsid w:val="00C17650"/>
    <w:rsid w:val="00C20C59"/>
    <w:rsid w:val="00C22CD9"/>
    <w:rsid w:val="00C231A8"/>
    <w:rsid w:val="00C237D6"/>
    <w:rsid w:val="00C23F6D"/>
    <w:rsid w:val="00C25714"/>
    <w:rsid w:val="00C272F3"/>
    <w:rsid w:val="00C304B6"/>
    <w:rsid w:val="00C30921"/>
    <w:rsid w:val="00C310D0"/>
    <w:rsid w:val="00C32A73"/>
    <w:rsid w:val="00C32EA7"/>
    <w:rsid w:val="00C33248"/>
    <w:rsid w:val="00C33AB7"/>
    <w:rsid w:val="00C33CCA"/>
    <w:rsid w:val="00C34003"/>
    <w:rsid w:val="00C34300"/>
    <w:rsid w:val="00C372B7"/>
    <w:rsid w:val="00C37A35"/>
    <w:rsid w:val="00C43795"/>
    <w:rsid w:val="00C43D49"/>
    <w:rsid w:val="00C44AFC"/>
    <w:rsid w:val="00C471DD"/>
    <w:rsid w:val="00C50B2D"/>
    <w:rsid w:val="00C50B8D"/>
    <w:rsid w:val="00C51097"/>
    <w:rsid w:val="00C5274C"/>
    <w:rsid w:val="00C5284F"/>
    <w:rsid w:val="00C52E69"/>
    <w:rsid w:val="00C53A15"/>
    <w:rsid w:val="00C54319"/>
    <w:rsid w:val="00C54394"/>
    <w:rsid w:val="00C549DF"/>
    <w:rsid w:val="00C54E15"/>
    <w:rsid w:val="00C56CE1"/>
    <w:rsid w:val="00C5739B"/>
    <w:rsid w:val="00C576A9"/>
    <w:rsid w:val="00C57DB0"/>
    <w:rsid w:val="00C60DF7"/>
    <w:rsid w:val="00C6105F"/>
    <w:rsid w:val="00C610A6"/>
    <w:rsid w:val="00C623C2"/>
    <w:rsid w:val="00C63712"/>
    <w:rsid w:val="00C65270"/>
    <w:rsid w:val="00C6586E"/>
    <w:rsid w:val="00C6758B"/>
    <w:rsid w:val="00C6788E"/>
    <w:rsid w:val="00C71CBC"/>
    <w:rsid w:val="00C73616"/>
    <w:rsid w:val="00C74B41"/>
    <w:rsid w:val="00C76998"/>
    <w:rsid w:val="00C77F62"/>
    <w:rsid w:val="00C80105"/>
    <w:rsid w:val="00C80D1A"/>
    <w:rsid w:val="00C80DE1"/>
    <w:rsid w:val="00C81FC7"/>
    <w:rsid w:val="00C81FF6"/>
    <w:rsid w:val="00C8283C"/>
    <w:rsid w:val="00C83080"/>
    <w:rsid w:val="00C831D3"/>
    <w:rsid w:val="00C90E66"/>
    <w:rsid w:val="00C91BC3"/>
    <w:rsid w:val="00C92608"/>
    <w:rsid w:val="00C927A5"/>
    <w:rsid w:val="00C9530E"/>
    <w:rsid w:val="00C96524"/>
    <w:rsid w:val="00C96D65"/>
    <w:rsid w:val="00C978F2"/>
    <w:rsid w:val="00C97E2C"/>
    <w:rsid w:val="00CA09ED"/>
    <w:rsid w:val="00CA0A55"/>
    <w:rsid w:val="00CA56C2"/>
    <w:rsid w:val="00CA59AB"/>
    <w:rsid w:val="00CB18C9"/>
    <w:rsid w:val="00CB245D"/>
    <w:rsid w:val="00CB2DCC"/>
    <w:rsid w:val="00CB356A"/>
    <w:rsid w:val="00CB4725"/>
    <w:rsid w:val="00CB4B7B"/>
    <w:rsid w:val="00CB5E24"/>
    <w:rsid w:val="00CB700F"/>
    <w:rsid w:val="00CC08E9"/>
    <w:rsid w:val="00CC0F72"/>
    <w:rsid w:val="00CC221B"/>
    <w:rsid w:val="00CC298C"/>
    <w:rsid w:val="00CC3177"/>
    <w:rsid w:val="00CC3D90"/>
    <w:rsid w:val="00CC418F"/>
    <w:rsid w:val="00CC54AF"/>
    <w:rsid w:val="00CC6D4B"/>
    <w:rsid w:val="00CD2974"/>
    <w:rsid w:val="00CD2AAB"/>
    <w:rsid w:val="00CD472B"/>
    <w:rsid w:val="00CD5516"/>
    <w:rsid w:val="00CD75FC"/>
    <w:rsid w:val="00CE0A6A"/>
    <w:rsid w:val="00CE29E5"/>
    <w:rsid w:val="00CE31FF"/>
    <w:rsid w:val="00CE32CF"/>
    <w:rsid w:val="00CE4062"/>
    <w:rsid w:val="00CE56E1"/>
    <w:rsid w:val="00CE5892"/>
    <w:rsid w:val="00CE5EBD"/>
    <w:rsid w:val="00CE6446"/>
    <w:rsid w:val="00CE6E06"/>
    <w:rsid w:val="00CE7F46"/>
    <w:rsid w:val="00CF09FC"/>
    <w:rsid w:val="00CF19A8"/>
    <w:rsid w:val="00CF472E"/>
    <w:rsid w:val="00CF64DC"/>
    <w:rsid w:val="00CF6CDF"/>
    <w:rsid w:val="00CF747E"/>
    <w:rsid w:val="00D010CF"/>
    <w:rsid w:val="00D032A2"/>
    <w:rsid w:val="00D04355"/>
    <w:rsid w:val="00D04871"/>
    <w:rsid w:val="00D05AED"/>
    <w:rsid w:val="00D06227"/>
    <w:rsid w:val="00D06373"/>
    <w:rsid w:val="00D0637B"/>
    <w:rsid w:val="00D0644E"/>
    <w:rsid w:val="00D0744A"/>
    <w:rsid w:val="00D07491"/>
    <w:rsid w:val="00D11329"/>
    <w:rsid w:val="00D118C5"/>
    <w:rsid w:val="00D1332D"/>
    <w:rsid w:val="00D1468F"/>
    <w:rsid w:val="00D14B0C"/>
    <w:rsid w:val="00D16589"/>
    <w:rsid w:val="00D211A9"/>
    <w:rsid w:val="00D24313"/>
    <w:rsid w:val="00D2499D"/>
    <w:rsid w:val="00D24AD4"/>
    <w:rsid w:val="00D264C3"/>
    <w:rsid w:val="00D26706"/>
    <w:rsid w:val="00D272C1"/>
    <w:rsid w:val="00D30781"/>
    <w:rsid w:val="00D31A88"/>
    <w:rsid w:val="00D3229F"/>
    <w:rsid w:val="00D323FF"/>
    <w:rsid w:val="00D334DA"/>
    <w:rsid w:val="00D34C10"/>
    <w:rsid w:val="00D34C41"/>
    <w:rsid w:val="00D35B8F"/>
    <w:rsid w:val="00D36BF8"/>
    <w:rsid w:val="00D374D1"/>
    <w:rsid w:val="00D37B23"/>
    <w:rsid w:val="00D37C52"/>
    <w:rsid w:val="00D4097B"/>
    <w:rsid w:val="00D40E52"/>
    <w:rsid w:val="00D424EF"/>
    <w:rsid w:val="00D42790"/>
    <w:rsid w:val="00D43464"/>
    <w:rsid w:val="00D45E67"/>
    <w:rsid w:val="00D46EF9"/>
    <w:rsid w:val="00D50254"/>
    <w:rsid w:val="00D52346"/>
    <w:rsid w:val="00D52732"/>
    <w:rsid w:val="00D5312B"/>
    <w:rsid w:val="00D53785"/>
    <w:rsid w:val="00D53A37"/>
    <w:rsid w:val="00D54577"/>
    <w:rsid w:val="00D55225"/>
    <w:rsid w:val="00D56204"/>
    <w:rsid w:val="00D57068"/>
    <w:rsid w:val="00D60E25"/>
    <w:rsid w:val="00D632AA"/>
    <w:rsid w:val="00D637DA"/>
    <w:rsid w:val="00D66D2B"/>
    <w:rsid w:val="00D70D37"/>
    <w:rsid w:val="00D72BF5"/>
    <w:rsid w:val="00D72D9E"/>
    <w:rsid w:val="00D7340B"/>
    <w:rsid w:val="00D735A3"/>
    <w:rsid w:val="00D73E2B"/>
    <w:rsid w:val="00D74A92"/>
    <w:rsid w:val="00D7598C"/>
    <w:rsid w:val="00D75ABD"/>
    <w:rsid w:val="00D76693"/>
    <w:rsid w:val="00D77072"/>
    <w:rsid w:val="00D80456"/>
    <w:rsid w:val="00D813DA"/>
    <w:rsid w:val="00D826E5"/>
    <w:rsid w:val="00D830A8"/>
    <w:rsid w:val="00D84DC7"/>
    <w:rsid w:val="00D85750"/>
    <w:rsid w:val="00D90ADF"/>
    <w:rsid w:val="00D90D12"/>
    <w:rsid w:val="00D93B3C"/>
    <w:rsid w:val="00D95A2F"/>
    <w:rsid w:val="00D966A9"/>
    <w:rsid w:val="00D9773E"/>
    <w:rsid w:val="00DA0109"/>
    <w:rsid w:val="00DA017D"/>
    <w:rsid w:val="00DA07FB"/>
    <w:rsid w:val="00DA2C27"/>
    <w:rsid w:val="00DA6414"/>
    <w:rsid w:val="00DA78D9"/>
    <w:rsid w:val="00DB1236"/>
    <w:rsid w:val="00DB1C08"/>
    <w:rsid w:val="00DB3296"/>
    <w:rsid w:val="00DB546C"/>
    <w:rsid w:val="00DB74B9"/>
    <w:rsid w:val="00DC3FA2"/>
    <w:rsid w:val="00DC42CB"/>
    <w:rsid w:val="00DC56F4"/>
    <w:rsid w:val="00DC5889"/>
    <w:rsid w:val="00DD429E"/>
    <w:rsid w:val="00DD438B"/>
    <w:rsid w:val="00DD5AB3"/>
    <w:rsid w:val="00DD6D2D"/>
    <w:rsid w:val="00DD7744"/>
    <w:rsid w:val="00DD79DB"/>
    <w:rsid w:val="00DE04AB"/>
    <w:rsid w:val="00DE41A7"/>
    <w:rsid w:val="00DE704A"/>
    <w:rsid w:val="00DF1187"/>
    <w:rsid w:val="00DF1ED1"/>
    <w:rsid w:val="00DF4F46"/>
    <w:rsid w:val="00DF4F4F"/>
    <w:rsid w:val="00DF512B"/>
    <w:rsid w:val="00DF538C"/>
    <w:rsid w:val="00DF7D81"/>
    <w:rsid w:val="00E0013C"/>
    <w:rsid w:val="00E01987"/>
    <w:rsid w:val="00E01B35"/>
    <w:rsid w:val="00E01B58"/>
    <w:rsid w:val="00E05890"/>
    <w:rsid w:val="00E05BFF"/>
    <w:rsid w:val="00E067C7"/>
    <w:rsid w:val="00E102B1"/>
    <w:rsid w:val="00E102CA"/>
    <w:rsid w:val="00E121A1"/>
    <w:rsid w:val="00E1319C"/>
    <w:rsid w:val="00E13D7D"/>
    <w:rsid w:val="00E15127"/>
    <w:rsid w:val="00E15BD4"/>
    <w:rsid w:val="00E15BF4"/>
    <w:rsid w:val="00E17225"/>
    <w:rsid w:val="00E2040B"/>
    <w:rsid w:val="00E2136B"/>
    <w:rsid w:val="00E21392"/>
    <w:rsid w:val="00E21456"/>
    <w:rsid w:val="00E24762"/>
    <w:rsid w:val="00E265B3"/>
    <w:rsid w:val="00E272D4"/>
    <w:rsid w:val="00E27647"/>
    <w:rsid w:val="00E2781B"/>
    <w:rsid w:val="00E30FB6"/>
    <w:rsid w:val="00E31196"/>
    <w:rsid w:val="00E322D8"/>
    <w:rsid w:val="00E3302F"/>
    <w:rsid w:val="00E36198"/>
    <w:rsid w:val="00E36E28"/>
    <w:rsid w:val="00E37DA1"/>
    <w:rsid w:val="00E40868"/>
    <w:rsid w:val="00E411D6"/>
    <w:rsid w:val="00E415D3"/>
    <w:rsid w:val="00E41779"/>
    <w:rsid w:val="00E43DF5"/>
    <w:rsid w:val="00E450CA"/>
    <w:rsid w:val="00E464CB"/>
    <w:rsid w:val="00E46DCF"/>
    <w:rsid w:val="00E50FF7"/>
    <w:rsid w:val="00E516AD"/>
    <w:rsid w:val="00E520BE"/>
    <w:rsid w:val="00E52570"/>
    <w:rsid w:val="00E53866"/>
    <w:rsid w:val="00E54FCA"/>
    <w:rsid w:val="00E55E92"/>
    <w:rsid w:val="00E60BD6"/>
    <w:rsid w:val="00E623E2"/>
    <w:rsid w:val="00E63E4A"/>
    <w:rsid w:val="00E64A2B"/>
    <w:rsid w:val="00E6543F"/>
    <w:rsid w:val="00E66EA9"/>
    <w:rsid w:val="00E6779D"/>
    <w:rsid w:val="00E71C39"/>
    <w:rsid w:val="00E722D6"/>
    <w:rsid w:val="00E74D33"/>
    <w:rsid w:val="00E75B72"/>
    <w:rsid w:val="00E76829"/>
    <w:rsid w:val="00E76C71"/>
    <w:rsid w:val="00E7754F"/>
    <w:rsid w:val="00E77BD5"/>
    <w:rsid w:val="00E805F5"/>
    <w:rsid w:val="00E80695"/>
    <w:rsid w:val="00E821DD"/>
    <w:rsid w:val="00E82A79"/>
    <w:rsid w:val="00E85EB6"/>
    <w:rsid w:val="00E860C9"/>
    <w:rsid w:val="00E86179"/>
    <w:rsid w:val="00E87020"/>
    <w:rsid w:val="00E924B6"/>
    <w:rsid w:val="00E941E8"/>
    <w:rsid w:val="00EA0083"/>
    <w:rsid w:val="00EA163E"/>
    <w:rsid w:val="00EA24B0"/>
    <w:rsid w:val="00EA3361"/>
    <w:rsid w:val="00EA3571"/>
    <w:rsid w:val="00EA3ABA"/>
    <w:rsid w:val="00EA5B03"/>
    <w:rsid w:val="00EA764E"/>
    <w:rsid w:val="00EB1EE0"/>
    <w:rsid w:val="00EB2B12"/>
    <w:rsid w:val="00EB31AC"/>
    <w:rsid w:val="00EB3951"/>
    <w:rsid w:val="00EB41CC"/>
    <w:rsid w:val="00EB4A25"/>
    <w:rsid w:val="00EB5603"/>
    <w:rsid w:val="00EC3C94"/>
    <w:rsid w:val="00EC4005"/>
    <w:rsid w:val="00EC46EB"/>
    <w:rsid w:val="00EC5B82"/>
    <w:rsid w:val="00EC70E5"/>
    <w:rsid w:val="00EC7759"/>
    <w:rsid w:val="00ED0C17"/>
    <w:rsid w:val="00ED33B7"/>
    <w:rsid w:val="00ED50CA"/>
    <w:rsid w:val="00ED7037"/>
    <w:rsid w:val="00ED7451"/>
    <w:rsid w:val="00EE0020"/>
    <w:rsid w:val="00EE0458"/>
    <w:rsid w:val="00EE0D96"/>
    <w:rsid w:val="00EE2B8B"/>
    <w:rsid w:val="00EE2D99"/>
    <w:rsid w:val="00EE3EF3"/>
    <w:rsid w:val="00EE4055"/>
    <w:rsid w:val="00EE430B"/>
    <w:rsid w:val="00EE4D0D"/>
    <w:rsid w:val="00EE4D4D"/>
    <w:rsid w:val="00EE6866"/>
    <w:rsid w:val="00EE68D9"/>
    <w:rsid w:val="00EF0C04"/>
    <w:rsid w:val="00EF0C60"/>
    <w:rsid w:val="00EF16C0"/>
    <w:rsid w:val="00EF2C4B"/>
    <w:rsid w:val="00EF3543"/>
    <w:rsid w:val="00EF3FD5"/>
    <w:rsid w:val="00EF4278"/>
    <w:rsid w:val="00EF50A3"/>
    <w:rsid w:val="00EF58DD"/>
    <w:rsid w:val="00F00624"/>
    <w:rsid w:val="00F00682"/>
    <w:rsid w:val="00F00712"/>
    <w:rsid w:val="00F00919"/>
    <w:rsid w:val="00F0212B"/>
    <w:rsid w:val="00F02AE1"/>
    <w:rsid w:val="00F042D6"/>
    <w:rsid w:val="00F04AC4"/>
    <w:rsid w:val="00F05AC3"/>
    <w:rsid w:val="00F070B3"/>
    <w:rsid w:val="00F07776"/>
    <w:rsid w:val="00F07F32"/>
    <w:rsid w:val="00F111B7"/>
    <w:rsid w:val="00F123C4"/>
    <w:rsid w:val="00F1255D"/>
    <w:rsid w:val="00F12706"/>
    <w:rsid w:val="00F12716"/>
    <w:rsid w:val="00F12917"/>
    <w:rsid w:val="00F12A3D"/>
    <w:rsid w:val="00F149DF"/>
    <w:rsid w:val="00F151B1"/>
    <w:rsid w:val="00F163A8"/>
    <w:rsid w:val="00F201BA"/>
    <w:rsid w:val="00F20F01"/>
    <w:rsid w:val="00F213A1"/>
    <w:rsid w:val="00F229A8"/>
    <w:rsid w:val="00F22B07"/>
    <w:rsid w:val="00F233BD"/>
    <w:rsid w:val="00F23F9C"/>
    <w:rsid w:val="00F24D96"/>
    <w:rsid w:val="00F252F3"/>
    <w:rsid w:val="00F25858"/>
    <w:rsid w:val="00F25A3F"/>
    <w:rsid w:val="00F25E85"/>
    <w:rsid w:val="00F307C9"/>
    <w:rsid w:val="00F30B24"/>
    <w:rsid w:val="00F31E88"/>
    <w:rsid w:val="00F328C5"/>
    <w:rsid w:val="00F33746"/>
    <w:rsid w:val="00F339CE"/>
    <w:rsid w:val="00F36E4C"/>
    <w:rsid w:val="00F40BDC"/>
    <w:rsid w:val="00F45A75"/>
    <w:rsid w:val="00F46118"/>
    <w:rsid w:val="00F4716D"/>
    <w:rsid w:val="00F47685"/>
    <w:rsid w:val="00F47C44"/>
    <w:rsid w:val="00F5224E"/>
    <w:rsid w:val="00F52A47"/>
    <w:rsid w:val="00F52CEC"/>
    <w:rsid w:val="00F54261"/>
    <w:rsid w:val="00F54BD3"/>
    <w:rsid w:val="00F558C0"/>
    <w:rsid w:val="00F579AD"/>
    <w:rsid w:val="00F62D80"/>
    <w:rsid w:val="00F64BD2"/>
    <w:rsid w:val="00F66C53"/>
    <w:rsid w:val="00F70E49"/>
    <w:rsid w:val="00F73712"/>
    <w:rsid w:val="00F740B5"/>
    <w:rsid w:val="00F7596F"/>
    <w:rsid w:val="00F76E7B"/>
    <w:rsid w:val="00F807E4"/>
    <w:rsid w:val="00F80DA1"/>
    <w:rsid w:val="00F81404"/>
    <w:rsid w:val="00F8375D"/>
    <w:rsid w:val="00F84054"/>
    <w:rsid w:val="00F8593C"/>
    <w:rsid w:val="00F8636F"/>
    <w:rsid w:val="00F8640C"/>
    <w:rsid w:val="00F86EE1"/>
    <w:rsid w:val="00F90ABB"/>
    <w:rsid w:val="00F90B26"/>
    <w:rsid w:val="00F90B9B"/>
    <w:rsid w:val="00F922BD"/>
    <w:rsid w:val="00F92E92"/>
    <w:rsid w:val="00F94E55"/>
    <w:rsid w:val="00F95158"/>
    <w:rsid w:val="00F96626"/>
    <w:rsid w:val="00F975D8"/>
    <w:rsid w:val="00FA1C57"/>
    <w:rsid w:val="00FA39AA"/>
    <w:rsid w:val="00FA5AF7"/>
    <w:rsid w:val="00FA63E7"/>
    <w:rsid w:val="00FA6F8D"/>
    <w:rsid w:val="00FB1DB0"/>
    <w:rsid w:val="00FB232D"/>
    <w:rsid w:val="00FB3957"/>
    <w:rsid w:val="00FB5109"/>
    <w:rsid w:val="00FB60D4"/>
    <w:rsid w:val="00FC124E"/>
    <w:rsid w:val="00FC1285"/>
    <w:rsid w:val="00FC5825"/>
    <w:rsid w:val="00FC5894"/>
    <w:rsid w:val="00FC7A30"/>
    <w:rsid w:val="00FD0B3D"/>
    <w:rsid w:val="00FD1C17"/>
    <w:rsid w:val="00FD4C38"/>
    <w:rsid w:val="00FD5503"/>
    <w:rsid w:val="00FD6457"/>
    <w:rsid w:val="00FD6C4A"/>
    <w:rsid w:val="00FE289C"/>
    <w:rsid w:val="00FE6DED"/>
    <w:rsid w:val="00FF4E7F"/>
    <w:rsid w:val="00FF6277"/>
    <w:rsid w:val="00FF7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D0FC54"/>
  <w15:chartTrackingRefBased/>
  <w15:docId w15:val="{B4B75DD2-C97B-4DDE-9182-12FB076D6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96FBD"/>
    <w:pPr>
      <w:spacing w:before="120" w:after="120"/>
      <w:jc w:val="thaiDistribute"/>
    </w:pPr>
    <w:rPr>
      <w:rFonts w:ascii="TH SarabunPSK" w:eastAsia="TH SarabunPSK" w:hAnsi="TH SarabunPSK" w:cs="TH SarabunPSK"/>
      <w:sz w:val="32"/>
      <w:szCs w:val="32"/>
    </w:rPr>
  </w:style>
  <w:style w:type="paragraph" w:styleId="Heading1">
    <w:name w:val="heading 1"/>
    <w:aliases w:val="บทที่"/>
    <w:basedOn w:val="Normal"/>
    <w:next w:val="Normal"/>
    <w:link w:val="Heading1Char"/>
    <w:qFormat/>
    <w:rsid w:val="00A87D64"/>
    <w:pPr>
      <w:numPr>
        <w:numId w:val="136"/>
      </w:numPr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nhideWhenUsed/>
    <w:qFormat/>
    <w:rsid w:val="00A87D64"/>
    <w:pPr>
      <w:keepNext/>
      <w:keepLines/>
      <w:numPr>
        <w:ilvl w:val="1"/>
        <w:numId w:val="136"/>
      </w:numPr>
      <w:spacing w:before="320" w:after="0" w:line="240" w:lineRule="auto"/>
      <w:jc w:val="left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nhideWhenUsed/>
    <w:qFormat/>
    <w:rsid w:val="00A87D64"/>
    <w:pPr>
      <w:keepNext/>
      <w:keepLines/>
      <w:numPr>
        <w:ilvl w:val="2"/>
        <w:numId w:val="136"/>
      </w:numPr>
      <w:spacing w:after="0" w:line="240" w:lineRule="auto"/>
      <w:jc w:val="left"/>
      <w:outlineLvl w:val="2"/>
    </w:pPr>
    <w:rPr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nhideWhenUsed/>
    <w:qFormat/>
    <w:rsid w:val="00743A91"/>
    <w:pPr>
      <w:keepNext/>
      <w:keepLines/>
      <w:numPr>
        <w:ilvl w:val="3"/>
        <w:numId w:val="136"/>
      </w:numPr>
      <w:spacing w:before="0" w:after="0"/>
      <w:outlineLvl w:val="3"/>
    </w:pPr>
    <w:rPr>
      <w:rFonts w:eastAsiaTheme="majorEastAsia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C2674"/>
    <w:pPr>
      <w:keepNext/>
      <w:keepLines/>
      <w:numPr>
        <w:ilvl w:val="4"/>
        <w:numId w:val="13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C2674"/>
    <w:pPr>
      <w:keepNext/>
      <w:keepLines/>
      <w:numPr>
        <w:ilvl w:val="5"/>
        <w:numId w:val="13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C2674"/>
    <w:pPr>
      <w:keepNext/>
      <w:keepLines/>
      <w:numPr>
        <w:ilvl w:val="6"/>
        <w:numId w:val="13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C2674"/>
    <w:pPr>
      <w:keepNext/>
      <w:keepLines/>
      <w:numPr>
        <w:ilvl w:val="7"/>
        <w:numId w:val="13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2674"/>
    <w:pPr>
      <w:keepNext/>
      <w:keepLines/>
      <w:numPr>
        <w:ilvl w:val="8"/>
        <w:numId w:val="13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1C2674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character" w:customStyle="1" w:styleId="Heading1Char">
    <w:name w:val="Heading 1 Char"/>
    <w:aliases w:val="บทที่ Char"/>
    <w:basedOn w:val="DefaultParagraphFont"/>
    <w:link w:val="Heading1"/>
    <w:rsid w:val="00A87D64"/>
    <w:rPr>
      <w:rFonts w:ascii="TH SarabunPSK" w:eastAsia="TH SarabunPSK" w:hAnsi="TH SarabunPSK" w:cs="TH SarabunPSK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A87D64"/>
    <w:rPr>
      <w:rFonts w:ascii="TH SarabunPSK" w:eastAsia="TH SarabunPSK" w:hAnsi="TH SarabunPSK" w:cs="TH SarabunPSK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rsid w:val="00A87D64"/>
    <w:rPr>
      <w:rFonts w:ascii="TH SarabunPSK" w:eastAsia="TH SarabunPSK" w:hAnsi="TH SarabunPSK" w:cs="TH SarabunPSK"/>
      <w:b/>
      <w:bCs/>
      <w:sz w:val="36"/>
      <w:szCs w:val="36"/>
    </w:rPr>
  </w:style>
  <w:style w:type="character" w:customStyle="1" w:styleId="Heading4Char">
    <w:name w:val="Heading 4 Char"/>
    <w:basedOn w:val="DefaultParagraphFont"/>
    <w:link w:val="Heading4"/>
    <w:rsid w:val="00743A91"/>
    <w:rPr>
      <w:rFonts w:ascii="TH SarabunPSK" w:eastAsiaTheme="majorEastAsia" w:hAnsi="TH SarabunPSK" w:cs="TH SarabunPSK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1C267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1C267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267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2674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267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1C2674"/>
    <w:pPr>
      <w:spacing w:after="0" w:line="276" w:lineRule="auto"/>
      <w:ind w:left="720"/>
      <w:contextualSpacing/>
    </w:pPr>
    <w:rPr>
      <w:rFonts w:cs="Angsana New"/>
      <w:szCs w:val="40"/>
    </w:rPr>
  </w:style>
  <w:style w:type="paragraph" w:customStyle="1" w:styleId="a">
    <w:name w:val="ลำดับ"/>
    <w:next w:val="Heading5"/>
    <w:link w:val="Char"/>
    <w:qFormat/>
    <w:rsid w:val="001C2674"/>
    <w:pPr>
      <w:spacing w:before="60" w:after="0" w:line="240" w:lineRule="auto"/>
    </w:pPr>
    <w:rPr>
      <w:rFonts w:ascii="TH SarabunPSK" w:eastAsia="TH SarabunPSK" w:hAnsi="TH SarabunPSK" w:cs="TH SarabunPSK"/>
      <w:sz w:val="32"/>
      <w:szCs w:val="3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C2674"/>
    <w:rPr>
      <w:rFonts w:ascii="TH SarabunPSK" w:eastAsia="TH SarabunPSK" w:hAnsi="TH SarabunPSK" w:cs="Angsana New"/>
      <w:sz w:val="32"/>
      <w:szCs w:val="40"/>
    </w:rPr>
  </w:style>
  <w:style w:type="character" w:customStyle="1" w:styleId="Char">
    <w:name w:val="ลำดับ Char"/>
    <w:basedOn w:val="ListParagraphChar"/>
    <w:link w:val="a"/>
    <w:rsid w:val="001C2674"/>
    <w:rPr>
      <w:rFonts w:ascii="TH SarabunPSK" w:eastAsia="TH SarabunPSK" w:hAnsi="TH SarabunPSK" w:cs="TH SarabunPSK"/>
      <w:sz w:val="32"/>
      <w:szCs w:val="32"/>
    </w:rPr>
  </w:style>
  <w:style w:type="paragraph" w:customStyle="1" w:styleId="a0">
    <w:name w:val="ภาพที่"/>
    <w:basedOn w:val="Caption"/>
    <w:link w:val="Char0"/>
    <w:qFormat/>
    <w:rsid w:val="000E398E"/>
    <w:pPr>
      <w:jc w:val="center"/>
    </w:pPr>
    <w:rPr>
      <w:i w:val="0"/>
      <w:iCs w:val="0"/>
      <w:color w:val="auto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1C2674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1C2674"/>
    <w:rPr>
      <w:rFonts w:ascii="TH SarabunPSK" w:eastAsia="TH SarabunPSK" w:hAnsi="TH SarabunPSK" w:cs="Angsana New"/>
      <w:sz w:val="32"/>
      <w:szCs w:val="40"/>
    </w:rPr>
  </w:style>
  <w:style w:type="character" w:customStyle="1" w:styleId="CaptionChar">
    <w:name w:val="Caption Char"/>
    <w:basedOn w:val="DefaultParagraphFont"/>
    <w:link w:val="Caption"/>
    <w:uiPriority w:val="35"/>
    <w:rsid w:val="001C2674"/>
    <w:rPr>
      <w:i/>
      <w:iCs/>
      <w:color w:val="44546A" w:themeColor="text2"/>
      <w:sz w:val="18"/>
      <w:szCs w:val="22"/>
    </w:rPr>
  </w:style>
  <w:style w:type="character" w:customStyle="1" w:styleId="Char0">
    <w:name w:val="ภาพที่ Char"/>
    <w:basedOn w:val="CaptionChar"/>
    <w:link w:val="a0"/>
    <w:rsid w:val="000E398E"/>
    <w:rPr>
      <w:rFonts w:ascii="TH SarabunPSK" w:eastAsia="TH SarabunPSK" w:hAnsi="TH SarabunPSK" w:cs="TH SarabunPSK"/>
      <w:i w:val="0"/>
      <w:iCs w:val="0"/>
      <w:color w:val="44546A" w:themeColor="text2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1C2674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1C2674"/>
    <w:rPr>
      <w:rFonts w:ascii="TH SarabunPSK" w:eastAsia="TH SarabunPSK" w:hAnsi="TH SarabunPSK" w:cs="Angsana New"/>
      <w:sz w:val="32"/>
      <w:szCs w:val="40"/>
    </w:rPr>
  </w:style>
  <w:style w:type="table" w:styleId="TableGrid">
    <w:name w:val="Table Grid"/>
    <w:basedOn w:val="TableNormal"/>
    <w:uiPriority w:val="59"/>
    <w:rsid w:val="001C26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1">
    <w:name w:val="ตารางที่"/>
    <w:basedOn w:val="Caption"/>
    <w:link w:val="Char1"/>
    <w:qFormat/>
    <w:rsid w:val="00D77072"/>
    <w:pPr>
      <w:spacing w:before="320" w:after="320"/>
    </w:pPr>
    <w:rPr>
      <w:i w:val="0"/>
      <w:iCs w:val="0"/>
      <w:color w:val="auto"/>
      <w:sz w:val="32"/>
      <w:szCs w:val="32"/>
    </w:rPr>
  </w:style>
  <w:style w:type="character" w:customStyle="1" w:styleId="Char1">
    <w:name w:val="ตารางที่ Char"/>
    <w:basedOn w:val="CaptionChar"/>
    <w:link w:val="a1"/>
    <w:rsid w:val="00D77072"/>
    <w:rPr>
      <w:rFonts w:ascii="TH SarabunPSK" w:eastAsia="TH SarabunPSK" w:hAnsi="TH SarabunPSK" w:cs="TH SarabunPSK"/>
      <w:i w:val="0"/>
      <w:iCs w:val="0"/>
      <w:color w:val="44546A" w:themeColor="text2"/>
      <w:sz w:val="32"/>
      <w:szCs w:val="32"/>
    </w:rPr>
  </w:style>
  <w:style w:type="paragraph" w:customStyle="1" w:styleId="a2">
    <w:name w:val="ภาคผนวก"/>
    <w:basedOn w:val="Normal"/>
    <w:link w:val="Char2"/>
    <w:qFormat/>
    <w:rsid w:val="00B16CDF"/>
    <w:pPr>
      <w:spacing w:after="0" w:line="240" w:lineRule="auto"/>
      <w:jc w:val="center"/>
    </w:pPr>
    <w:rPr>
      <w:b/>
      <w:bCs/>
      <w:sz w:val="40"/>
      <w:szCs w:val="36"/>
    </w:rPr>
  </w:style>
  <w:style w:type="character" w:styleId="Hyperlink">
    <w:name w:val="Hyperlink"/>
    <w:basedOn w:val="DefaultParagraphFont"/>
    <w:uiPriority w:val="99"/>
    <w:unhideWhenUsed/>
    <w:rsid w:val="001C2674"/>
    <w:rPr>
      <w:color w:val="0000FF"/>
      <w:u w:val="single"/>
    </w:rPr>
  </w:style>
  <w:style w:type="character" w:customStyle="1" w:styleId="Char2">
    <w:name w:val="ภาคผนวก Char"/>
    <w:basedOn w:val="DefaultParagraphFont"/>
    <w:link w:val="a2"/>
    <w:rsid w:val="00B16CDF"/>
    <w:rPr>
      <w:rFonts w:ascii="TH SarabunPSK" w:eastAsia="TH SarabunPSK" w:hAnsi="TH SarabunPSK" w:cs="TH SarabunPSK"/>
      <w:b/>
      <w:bCs/>
      <w:sz w:val="40"/>
      <w:szCs w:val="36"/>
    </w:rPr>
  </w:style>
  <w:style w:type="character" w:customStyle="1" w:styleId="spell-diff-red">
    <w:name w:val="spell-diff-red"/>
    <w:basedOn w:val="DefaultParagraphFont"/>
    <w:rsid w:val="001C2674"/>
  </w:style>
  <w:style w:type="paragraph" w:styleId="TOC1">
    <w:name w:val="toc 1"/>
    <w:basedOn w:val="Normal"/>
    <w:next w:val="Normal"/>
    <w:autoRedefine/>
    <w:uiPriority w:val="39"/>
    <w:unhideWhenUsed/>
    <w:rsid w:val="00D1468F"/>
    <w:pPr>
      <w:spacing w:after="0"/>
      <w:jc w:val="left"/>
    </w:pPr>
    <w:rPr>
      <w:rFonts w:asciiTheme="minorHAnsi" w:hAnsiTheme="minorHAnsi" w:cstheme="majorBidi"/>
      <w:b/>
      <w:bCs/>
      <w:i/>
      <w:iCs/>
      <w:sz w:val="24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DD6D2D"/>
    <w:pPr>
      <w:tabs>
        <w:tab w:val="left" w:pos="960"/>
        <w:tab w:val="right" w:leader="dot" w:pos="8584"/>
      </w:tabs>
      <w:spacing w:after="0"/>
      <w:ind w:left="320"/>
      <w:jc w:val="left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1C2674"/>
    <w:pPr>
      <w:spacing w:before="0" w:after="0"/>
      <w:ind w:left="640"/>
      <w:jc w:val="left"/>
    </w:pPr>
    <w:rPr>
      <w:rFonts w:asciiTheme="minorHAnsi" w:hAnsiTheme="minorHAnsi" w:cstheme="majorBidi"/>
      <w:sz w:val="20"/>
      <w:szCs w:val="23"/>
    </w:rPr>
  </w:style>
  <w:style w:type="paragraph" w:styleId="TOC4">
    <w:name w:val="toc 4"/>
    <w:basedOn w:val="Normal"/>
    <w:next w:val="Normal"/>
    <w:autoRedefine/>
    <w:uiPriority w:val="39"/>
    <w:unhideWhenUsed/>
    <w:rsid w:val="001C2674"/>
    <w:pPr>
      <w:spacing w:before="0" w:after="0"/>
      <w:ind w:left="960"/>
      <w:jc w:val="left"/>
    </w:pPr>
    <w:rPr>
      <w:rFonts w:asciiTheme="minorHAnsi" w:hAnsiTheme="minorHAnsi" w:cstheme="majorBidi"/>
      <w:sz w:val="20"/>
      <w:szCs w:val="23"/>
    </w:rPr>
  </w:style>
  <w:style w:type="paragraph" w:styleId="TOC5">
    <w:name w:val="toc 5"/>
    <w:basedOn w:val="Normal"/>
    <w:next w:val="Normal"/>
    <w:autoRedefine/>
    <w:uiPriority w:val="39"/>
    <w:unhideWhenUsed/>
    <w:rsid w:val="001C2674"/>
    <w:pPr>
      <w:spacing w:before="0" w:after="0"/>
      <w:ind w:left="1280"/>
      <w:jc w:val="left"/>
    </w:pPr>
    <w:rPr>
      <w:rFonts w:asciiTheme="minorHAnsi" w:hAnsiTheme="minorHAnsi" w:cstheme="majorBidi"/>
      <w:sz w:val="20"/>
      <w:szCs w:val="23"/>
    </w:rPr>
  </w:style>
  <w:style w:type="paragraph" w:styleId="TOC6">
    <w:name w:val="toc 6"/>
    <w:basedOn w:val="Normal"/>
    <w:next w:val="Normal"/>
    <w:autoRedefine/>
    <w:uiPriority w:val="39"/>
    <w:unhideWhenUsed/>
    <w:rsid w:val="001C2674"/>
    <w:pPr>
      <w:spacing w:before="0" w:after="0"/>
      <w:ind w:left="1600"/>
      <w:jc w:val="left"/>
    </w:pPr>
    <w:rPr>
      <w:rFonts w:asciiTheme="minorHAnsi" w:hAnsiTheme="minorHAnsi" w:cstheme="majorBidi"/>
      <w:sz w:val="20"/>
      <w:szCs w:val="23"/>
    </w:rPr>
  </w:style>
  <w:style w:type="paragraph" w:styleId="TOC7">
    <w:name w:val="toc 7"/>
    <w:basedOn w:val="Normal"/>
    <w:next w:val="Normal"/>
    <w:autoRedefine/>
    <w:uiPriority w:val="39"/>
    <w:unhideWhenUsed/>
    <w:rsid w:val="001C2674"/>
    <w:pPr>
      <w:spacing w:before="0" w:after="0"/>
      <w:ind w:left="1920"/>
      <w:jc w:val="left"/>
    </w:pPr>
    <w:rPr>
      <w:rFonts w:asciiTheme="minorHAnsi" w:hAnsiTheme="minorHAnsi" w:cstheme="majorBidi"/>
      <w:sz w:val="20"/>
      <w:szCs w:val="23"/>
    </w:rPr>
  </w:style>
  <w:style w:type="paragraph" w:styleId="TOC8">
    <w:name w:val="toc 8"/>
    <w:basedOn w:val="Normal"/>
    <w:next w:val="Normal"/>
    <w:autoRedefine/>
    <w:uiPriority w:val="39"/>
    <w:unhideWhenUsed/>
    <w:rsid w:val="001C2674"/>
    <w:pPr>
      <w:spacing w:before="0" w:after="0"/>
      <w:ind w:left="2240"/>
      <w:jc w:val="left"/>
    </w:pPr>
    <w:rPr>
      <w:rFonts w:asciiTheme="minorHAnsi" w:hAnsiTheme="minorHAnsi" w:cstheme="majorBidi"/>
      <w:sz w:val="20"/>
      <w:szCs w:val="23"/>
    </w:rPr>
  </w:style>
  <w:style w:type="paragraph" w:styleId="TOC9">
    <w:name w:val="toc 9"/>
    <w:basedOn w:val="Normal"/>
    <w:next w:val="Normal"/>
    <w:autoRedefine/>
    <w:uiPriority w:val="39"/>
    <w:unhideWhenUsed/>
    <w:rsid w:val="001C2674"/>
    <w:pPr>
      <w:spacing w:before="0" w:after="0"/>
      <w:ind w:left="2560"/>
      <w:jc w:val="left"/>
    </w:pPr>
    <w:rPr>
      <w:rFonts w:asciiTheme="minorHAnsi" w:hAnsiTheme="minorHAnsi" w:cstheme="majorBidi"/>
      <w:sz w:val="20"/>
      <w:szCs w:val="23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2674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2674"/>
    <w:rPr>
      <w:rFonts w:ascii="Segoe UI" w:eastAsia="TH SarabunPSK" w:hAnsi="Segoe UI" w:cs="Angsana New"/>
      <w:sz w:val="18"/>
      <w:szCs w:val="22"/>
    </w:rPr>
  </w:style>
  <w:style w:type="paragraph" w:styleId="TableofFigures">
    <w:name w:val="table of figures"/>
    <w:basedOn w:val="Normal"/>
    <w:next w:val="Normal"/>
    <w:uiPriority w:val="99"/>
    <w:unhideWhenUsed/>
    <w:rsid w:val="00AA7059"/>
    <w:pPr>
      <w:spacing w:after="0" w:line="276" w:lineRule="auto"/>
      <w:ind w:left="640" w:hanging="640"/>
    </w:pPr>
    <w:rPr>
      <w:smallCaps/>
      <w:sz w:val="20"/>
    </w:rPr>
  </w:style>
  <w:style w:type="character" w:customStyle="1" w:styleId="apple-converted-space">
    <w:name w:val="apple-converted-space"/>
    <w:basedOn w:val="DefaultParagraphFont"/>
    <w:rsid w:val="001F1CCB"/>
  </w:style>
  <w:style w:type="character" w:styleId="Strong">
    <w:name w:val="Strong"/>
    <w:basedOn w:val="DefaultParagraphFont"/>
    <w:uiPriority w:val="22"/>
    <w:qFormat/>
    <w:rsid w:val="00AE2C33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C5431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54319"/>
    <w:pPr>
      <w:spacing w:line="240" w:lineRule="auto"/>
    </w:pPr>
    <w:rPr>
      <w:rFonts w:cs="Angsana New"/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54319"/>
    <w:rPr>
      <w:rFonts w:ascii="TH SarabunPSK" w:eastAsia="TH SarabunPSK" w:hAnsi="TH SarabunPSK" w:cs="Angsana New"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5431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54319"/>
    <w:rPr>
      <w:rFonts w:ascii="TH SarabunPSK" w:eastAsia="TH SarabunPSK" w:hAnsi="TH SarabunPSK" w:cs="Angsana New"/>
      <w:b/>
      <w:bCs/>
      <w:sz w:val="20"/>
      <w:szCs w:val="25"/>
    </w:rPr>
  </w:style>
  <w:style w:type="character" w:customStyle="1" w:styleId="apple-tab-span">
    <w:name w:val="apple-tab-span"/>
    <w:basedOn w:val="DefaultParagraphFont"/>
    <w:rsid w:val="00E01B58"/>
  </w:style>
  <w:style w:type="character" w:styleId="Emphasis">
    <w:name w:val="Emphasis"/>
    <w:basedOn w:val="DefaultParagraphFont"/>
    <w:uiPriority w:val="20"/>
    <w:qFormat/>
    <w:rsid w:val="00FA63E7"/>
    <w:rPr>
      <w:i/>
      <w:iCs/>
    </w:rPr>
  </w:style>
  <w:style w:type="character" w:styleId="LineNumber">
    <w:name w:val="line number"/>
    <w:basedOn w:val="DefaultParagraphFont"/>
    <w:uiPriority w:val="99"/>
    <w:semiHidden/>
    <w:unhideWhenUsed/>
    <w:rsid w:val="008007CD"/>
  </w:style>
  <w:style w:type="paragraph" w:styleId="TOCHeading">
    <w:name w:val="TOC Heading"/>
    <w:basedOn w:val="Heading1"/>
    <w:next w:val="Normal"/>
    <w:uiPriority w:val="39"/>
    <w:unhideWhenUsed/>
    <w:qFormat/>
    <w:rsid w:val="00CB18C9"/>
    <w:pPr>
      <w:numPr>
        <w:numId w:val="0"/>
      </w:numPr>
      <w:spacing w:before="24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bidi="ar-SA"/>
    </w:rPr>
  </w:style>
  <w:style w:type="paragraph" w:styleId="NormalWeb">
    <w:name w:val="Normal (Web)"/>
    <w:basedOn w:val="Normal"/>
    <w:uiPriority w:val="99"/>
    <w:unhideWhenUsed/>
    <w:rsid w:val="00D9773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ko-KR"/>
    </w:rPr>
  </w:style>
  <w:style w:type="paragraph" w:styleId="Title">
    <w:name w:val="Title"/>
    <w:basedOn w:val="Normal"/>
    <w:next w:val="Normal"/>
    <w:link w:val="TitleChar"/>
    <w:uiPriority w:val="10"/>
    <w:qFormat/>
    <w:rsid w:val="00D118C5"/>
    <w:pPr>
      <w:spacing w:after="0" w:line="276" w:lineRule="auto"/>
      <w:jc w:val="center"/>
    </w:pPr>
    <w:rPr>
      <w:b/>
      <w:bCs/>
      <w:spacing w:val="2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D118C5"/>
    <w:rPr>
      <w:rFonts w:ascii="TH SarabunPSK" w:eastAsia="TH SarabunPSK" w:hAnsi="TH SarabunPSK" w:cs="TH SarabunPSK"/>
      <w:b/>
      <w:bCs/>
      <w:spacing w:val="2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18C5"/>
    <w:pPr>
      <w:numPr>
        <w:ilvl w:val="1"/>
      </w:numPr>
      <w:spacing w:after="0" w:line="276" w:lineRule="auto"/>
      <w:jc w:val="center"/>
    </w:pPr>
    <w:rPr>
      <w:color w:val="262626" w:themeColor="text1" w:themeTint="D9"/>
      <w:spacing w:val="15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D118C5"/>
    <w:rPr>
      <w:rFonts w:ascii="TH SarabunPSK" w:eastAsia="TH SarabunPSK" w:hAnsi="TH SarabunPSK" w:cs="TH SarabunPSK"/>
      <w:color w:val="262626" w:themeColor="text1" w:themeTint="D9"/>
      <w:spacing w:val="15"/>
      <w:sz w:val="40"/>
      <w:szCs w:val="40"/>
    </w:rPr>
  </w:style>
  <w:style w:type="character" w:styleId="SubtleEmphasis">
    <w:name w:val="Subtle Emphasis"/>
    <w:uiPriority w:val="19"/>
    <w:qFormat/>
    <w:rsid w:val="00D118C5"/>
    <w:rPr>
      <w:sz w:val="36"/>
      <w:szCs w:val="36"/>
    </w:rPr>
  </w:style>
  <w:style w:type="paragraph" w:customStyle="1" w:styleId="a3">
    <w:name w:val="รายงานนี้"/>
    <w:basedOn w:val="Normal"/>
    <w:link w:val="Char3"/>
    <w:qFormat/>
    <w:rsid w:val="00D118C5"/>
    <w:pPr>
      <w:spacing w:after="0" w:line="276" w:lineRule="auto"/>
      <w:jc w:val="center"/>
    </w:pPr>
  </w:style>
  <w:style w:type="character" w:customStyle="1" w:styleId="Char3">
    <w:name w:val="รายงานนี้ Char"/>
    <w:basedOn w:val="DefaultParagraphFont"/>
    <w:link w:val="a3"/>
    <w:rsid w:val="00D118C5"/>
    <w:rPr>
      <w:rFonts w:ascii="TH SarabunPSK" w:eastAsia="TH SarabunPSK" w:hAnsi="TH SarabunPSK" w:cs="TH SarabunPSK"/>
      <w:sz w:val="32"/>
      <w:szCs w:val="32"/>
    </w:rPr>
  </w:style>
  <w:style w:type="table" w:styleId="GridTable1Light">
    <w:name w:val="Grid Table 1 Light"/>
    <w:basedOn w:val="TableNormal"/>
    <w:uiPriority w:val="46"/>
    <w:rsid w:val="00C002C6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BodyText">
    <w:name w:val="Body Text"/>
    <w:basedOn w:val="Normal"/>
    <w:link w:val="BodyTextChar"/>
    <w:rsid w:val="0074485A"/>
    <w:pPr>
      <w:tabs>
        <w:tab w:val="left" w:pos="720"/>
        <w:tab w:val="left" w:pos="3240"/>
      </w:tabs>
      <w:spacing w:before="0" w:after="0" w:line="240" w:lineRule="auto"/>
      <w:jc w:val="both"/>
    </w:pPr>
    <w:rPr>
      <w:rFonts w:ascii="AngsanaUPC" w:eastAsia="Times New Roman" w:hAnsi="AngsanaUPC" w:cs="AngsanaUPC"/>
      <w:b/>
      <w:bCs/>
      <w:sz w:val="36"/>
      <w:szCs w:val="36"/>
      <w:lang w:eastAsia="ko-KR"/>
    </w:rPr>
  </w:style>
  <w:style w:type="character" w:customStyle="1" w:styleId="BodyTextChar">
    <w:name w:val="Body Text Char"/>
    <w:basedOn w:val="DefaultParagraphFont"/>
    <w:link w:val="BodyText"/>
    <w:rsid w:val="0074485A"/>
    <w:rPr>
      <w:rFonts w:ascii="AngsanaUPC" w:eastAsia="Times New Roman" w:hAnsi="AngsanaUPC" w:cs="AngsanaUPC"/>
      <w:b/>
      <w:bCs/>
      <w:sz w:val="36"/>
      <w:szCs w:val="36"/>
      <w:lang w:eastAsia="ko-KR"/>
    </w:rPr>
  </w:style>
  <w:style w:type="paragraph" w:customStyle="1" w:styleId="a4">
    <w:name w:val="รูปที่"/>
    <w:basedOn w:val="Caption"/>
    <w:link w:val="Char4"/>
    <w:qFormat/>
    <w:rsid w:val="007C5568"/>
    <w:pPr>
      <w:spacing w:before="320" w:after="320"/>
      <w:ind w:left="389"/>
      <w:jc w:val="center"/>
    </w:pPr>
    <w:rPr>
      <w:i w:val="0"/>
      <w:iCs w:val="0"/>
      <w:color w:val="auto"/>
      <w:sz w:val="32"/>
      <w:szCs w:val="32"/>
    </w:rPr>
  </w:style>
  <w:style w:type="character" w:customStyle="1" w:styleId="Char4">
    <w:name w:val="รูปที่ Char"/>
    <w:basedOn w:val="DefaultParagraphFont"/>
    <w:link w:val="a4"/>
    <w:rsid w:val="007C5568"/>
    <w:rPr>
      <w:rFonts w:ascii="TH SarabunPSK" w:eastAsia="TH SarabunPSK" w:hAnsi="TH SarabunPSK" w:cs="TH SarabunPSK"/>
      <w:sz w:val="32"/>
      <w:szCs w:val="32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61220"/>
    <w:pPr>
      <w:spacing w:before="0" w:after="0" w:line="240" w:lineRule="auto"/>
    </w:pPr>
    <w:rPr>
      <w:rFonts w:cs="Angsana New"/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61220"/>
    <w:rPr>
      <w:rFonts w:ascii="TH SarabunPSK" w:eastAsia="TH SarabunPSK" w:hAnsi="TH SarabunPSK" w:cs="Angsana New"/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96122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7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3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4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4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3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https://saixiii.com/what-is-database/" TargetMode="External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F99EEF-A4BE-4857-B450-B961D6698A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873</TotalTime>
  <Pages>75</Pages>
  <Words>8970</Words>
  <Characters>51131</Characters>
  <Application>Microsoft Office Word</Application>
  <DocSecurity>0</DocSecurity>
  <Lines>426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Pahommie</dc:creator>
  <cp:keywords/>
  <dc:description/>
  <cp:lastModifiedBy>CHAIWIT</cp:lastModifiedBy>
  <cp:revision>1</cp:revision>
  <cp:lastPrinted>2018-09-29T16:08:00Z</cp:lastPrinted>
  <dcterms:created xsi:type="dcterms:W3CDTF">2018-09-29T12:01:00Z</dcterms:created>
  <dcterms:modified xsi:type="dcterms:W3CDTF">2018-10-28T11:13:00Z</dcterms:modified>
</cp:coreProperties>
</file>